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5965E77" w14:textId="1D4EDC1E" w:rsidR="006157A5" w:rsidRPr="00FE796C" w:rsidRDefault="00A04329" w:rsidP="00306223">
      <w:pPr>
        <w:ind w:left="-851"/>
        <w:outlineLvl w:val="0"/>
        <w:rPr>
          <w:sz w:val="32"/>
          <w:u w:val="single"/>
        </w:rPr>
      </w:pPr>
      <w:r>
        <w:rPr>
          <w:sz w:val="32"/>
          <w:u w:val="single"/>
        </w:rPr>
        <w:t>Utility Tree</w:t>
      </w:r>
      <w:r w:rsidR="00417C69">
        <w:rPr>
          <w:sz w:val="32"/>
          <w:u w:val="single"/>
        </w:rPr>
        <w:t xml:space="preserve"> (</w:t>
      </w:r>
      <w:r w:rsidR="00306223">
        <w:rPr>
          <w:sz w:val="32"/>
          <w:u w:val="single"/>
        </w:rPr>
        <w:t>ASRs</w:t>
      </w:r>
      <w:r w:rsidR="00417C69">
        <w:rPr>
          <w:sz w:val="32"/>
          <w:u w:val="single"/>
        </w:rPr>
        <w:t>)</w:t>
      </w:r>
    </w:p>
    <w:p w14:paraId="7FACA1E8" w14:textId="77777777" w:rsidR="00DD459B" w:rsidRDefault="00DD459B"/>
    <w:p w14:paraId="7F2DB463" w14:textId="77777777" w:rsidR="00306223" w:rsidRPr="00E5047C" w:rsidRDefault="00306223" w:rsidP="00306223">
      <w:pPr>
        <w:ind w:hanging="810"/>
        <w:outlineLvl w:val="0"/>
        <w:rPr>
          <w:lang w:val="ru-RU"/>
        </w:rPr>
      </w:pPr>
    </w:p>
    <w:p w14:paraId="22EC639B" w14:textId="7033681B" w:rsidR="006F2A3F" w:rsidRDefault="00306223" w:rsidP="00306223">
      <w:pPr>
        <w:ind w:hanging="810"/>
        <w:outlineLvl w:val="0"/>
      </w:pPr>
      <w:r w:rsidRPr="00306223">
        <w:rPr>
          <w:sz w:val="32"/>
        </w:rPr>
        <w:t>EPAM Booking Service</w:t>
      </w:r>
    </w:p>
    <w:p w14:paraId="0A7C8906" w14:textId="79C733E7" w:rsidR="00DD459B" w:rsidRDefault="00A516B4">
      <w:ins w:id="0" w:author="Sergey Krasnov1" w:date="2017-11-08T21:20:00Z">
        <w:r w:rsidRPr="00A516B4">
          <w:drawing>
            <wp:inline distT="0" distB="0" distL="0" distR="0" wp14:anchorId="02BE0F2A" wp14:editId="2D2B862D">
              <wp:extent cx="5943600" cy="7133590"/>
              <wp:effectExtent l="0" t="0" r="0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71335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commentRangeStart w:id="1"/>
      <w:r w:rsidR="00A44E13">
        <w:rPr>
          <w:rStyle w:val="CommentReference"/>
        </w:rPr>
        <w:commentReference w:id="2"/>
      </w:r>
      <w:commentRangeEnd w:id="1"/>
      <w:r w:rsidR="002815A1">
        <w:rPr>
          <w:rStyle w:val="CommentReference"/>
        </w:rPr>
        <w:commentReference w:id="1"/>
      </w:r>
    </w:p>
    <w:p w14:paraId="66A16672" w14:textId="77777777" w:rsidR="00DD459B" w:rsidRDefault="00DD459B"/>
    <w:p w14:paraId="58E41741" w14:textId="2E9E0555" w:rsidR="0014522C" w:rsidRDefault="0014522C"/>
    <w:p w14:paraId="36F0F3A9" w14:textId="77777777" w:rsidR="0014522C" w:rsidRPr="0014522C" w:rsidRDefault="0014522C" w:rsidP="0014522C"/>
    <w:p w14:paraId="72FCB059" w14:textId="17660E3F" w:rsidR="00306223" w:rsidRPr="00FE796C" w:rsidRDefault="00306223" w:rsidP="00306223">
      <w:pPr>
        <w:ind w:left="-851"/>
        <w:outlineLvl w:val="0"/>
        <w:rPr>
          <w:sz w:val="32"/>
          <w:u w:val="single"/>
        </w:rPr>
      </w:pPr>
      <w:r>
        <w:rPr>
          <w:sz w:val="32"/>
          <w:u w:val="single"/>
        </w:rPr>
        <w:lastRenderedPageBreak/>
        <w:t>Quality Attributes Achieving (Patterns/Tactics)</w:t>
      </w:r>
    </w:p>
    <w:p w14:paraId="1BB2E4B2" w14:textId="47F09122" w:rsidR="00B16E6A" w:rsidRDefault="00B16E6A" w:rsidP="00306223"/>
    <w:p w14:paraId="4A8FFDE8" w14:textId="374EBE07" w:rsidR="002827D5" w:rsidRDefault="0028563C" w:rsidP="0028563C">
      <w:pPr>
        <w:pStyle w:val="ListParagraph"/>
        <w:numPr>
          <w:ilvl w:val="0"/>
          <w:numId w:val="2"/>
        </w:numPr>
        <w:ind w:left="-540"/>
      </w:pPr>
      <w:r>
        <w:t>Modifiability</w:t>
      </w:r>
    </w:p>
    <w:p w14:paraId="286E6F60" w14:textId="77777777" w:rsidR="0028563C" w:rsidRDefault="0028563C" w:rsidP="0028563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18"/>
        <w:gridCol w:w="6858"/>
      </w:tblGrid>
      <w:tr w:rsidR="003F5066" w14:paraId="544D1095" w14:textId="77777777" w:rsidTr="003F5066">
        <w:tc>
          <w:tcPr>
            <w:tcW w:w="2718" w:type="dxa"/>
            <w:shd w:val="clear" w:color="auto" w:fill="BDD6EE" w:themeFill="accent1" w:themeFillTint="66"/>
          </w:tcPr>
          <w:p w14:paraId="1533C74A" w14:textId="176E2AC2" w:rsidR="00E51948" w:rsidRPr="009904FB" w:rsidRDefault="00E51948" w:rsidP="0028563C">
            <w:pPr>
              <w:rPr>
                <w:b/>
              </w:rPr>
            </w:pPr>
            <w:r w:rsidRPr="009904FB">
              <w:rPr>
                <w:b/>
              </w:rPr>
              <w:t>Tactic</w:t>
            </w:r>
          </w:p>
        </w:tc>
        <w:tc>
          <w:tcPr>
            <w:tcW w:w="6858" w:type="dxa"/>
            <w:shd w:val="clear" w:color="auto" w:fill="BDD6EE" w:themeFill="accent1" w:themeFillTint="66"/>
          </w:tcPr>
          <w:p w14:paraId="7E711C06" w14:textId="01AC3142" w:rsidR="00E51948" w:rsidRPr="009904FB" w:rsidRDefault="00A54779" w:rsidP="0028563C">
            <w:pPr>
              <w:rPr>
                <w:b/>
              </w:rPr>
            </w:pPr>
            <w:r>
              <w:rPr>
                <w:b/>
              </w:rPr>
              <w:t xml:space="preserve">Pattern </w:t>
            </w:r>
            <w:r w:rsidR="009904FB" w:rsidRPr="009904FB">
              <w:rPr>
                <w:b/>
              </w:rPr>
              <w:t>Description</w:t>
            </w:r>
          </w:p>
        </w:tc>
      </w:tr>
      <w:tr w:rsidR="003F5066" w14:paraId="0FF00C8B" w14:textId="77777777" w:rsidTr="003F5066">
        <w:trPr>
          <w:trHeight w:val="300"/>
        </w:trPr>
        <w:tc>
          <w:tcPr>
            <w:tcW w:w="2718" w:type="dxa"/>
          </w:tcPr>
          <w:p w14:paraId="2B820E74" w14:textId="0DB163B4" w:rsidR="00E51948" w:rsidRDefault="00E51948" w:rsidP="0028563C">
            <w:r>
              <w:t>Reduce size of a module</w:t>
            </w:r>
          </w:p>
        </w:tc>
        <w:tc>
          <w:tcPr>
            <w:tcW w:w="6858" w:type="dxa"/>
          </w:tcPr>
          <w:p w14:paraId="37714851" w14:textId="694AAF7A" w:rsidR="00E51948" w:rsidRDefault="00E51948" w:rsidP="0028563C">
            <w:r>
              <w:t>Split Module</w:t>
            </w:r>
          </w:p>
        </w:tc>
      </w:tr>
      <w:tr w:rsidR="003F5066" w14:paraId="69A7B303" w14:textId="77777777" w:rsidTr="003F5066">
        <w:tc>
          <w:tcPr>
            <w:tcW w:w="2718" w:type="dxa"/>
          </w:tcPr>
          <w:p w14:paraId="071DDE0E" w14:textId="3C9E13E6" w:rsidR="00E51948" w:rsidRDefault="00E51948" w:rsidP="0028563C">
            <w:r>
              <w:t>Increase cohesion</w:t>
            </w:r>
          </w:p>
        </w:tc>
        <w:tc>
          <w:tcPr>
            <w:tcW w:w="6858" w:type="dxa"/>
          </w:tcPr>
          <w:p w14:paraId="1FDC8359" w14:textId="79AE393A" w:rsidR="00E51948" w:rsidRDefault="00E51948" w:rsidP="0028563C">
            <w:r>
              <w:t>Increase Semantic Coherence</w:t>
            </w:r>
          </w:p>
        </w:tc>
      </w:tr>
      <w:tr w:rsidR="003F5066" w14:paraId="3C2238EA" w14:textId="77777777" w:rsidTr="003F5066">
        <w:tc>
          <w:tcPr>
            <w:tcW w:w="2718" w:type="dxa"/>
          </w:tcPr>
          <w:p w14:paraId="618B7771" w14:textId="2BD66E5E" w:rsidR="00E51948" w:rsidRDefault="00E51948" w:rsidP="0028563C">
            <w:r>
              <w:t>Reduce coupling</w:t>
            </w:r>
          </w:p>
        </w:tc>
        <w:tc>
          <w:tcPr>
            <w:tcW w:w="6858" w:type="dxa"/>
          </w:tcPr>
          <w:p w14:paraId="482E0B18" w14:textId="77777777" w:rsidR="00E51948" w:rsidRDefault="00E51948" w:rsidP="00E51948">
            <w:pPr>
              <w:pStyle w:val="ListParagraph"/>
              <w:numPr>
                <w:ilvl w:val="0"/>
                <w:numId w:val="3"/>
              </w:numPr>
            </w:pPr>
            <w:r>
              <w:t>Encapsulate</w:t>
            </w:r>
          </w:p>
          <w:p w14:paraId="73F1B9F5" w14:textId="77777777" w:rsidR="00E51948" w:rsidRDefault="00E51948" w:rsidP="00E51948">
            <w:pPr>
              <w:pStyle w:val="ListParagraph"/>
              <w:numPr>
                <w:ilvl w:val="0"/>
                <w:numId w:val="3"/>
              </w:numPr>
            </w:pPr>
            <w:r>
              <w:t>Use and Intermediary</w:t>
            </w:r>
          </w:p>
          <w:p w14:paraId="5EAE2D0A" w14:textId="77777777" w:rsidR="00E51948" w:rsidRDefault="00E51948" w:rsidP="00E51948">
            <w:pPr>
              <w:pStyle w:val="ListParagraph"/>
              <w:numPr>
                <w:ilvl w:val="0"/>
                <w:numId w:val="3"/>
              </w:numPr>
            </w:pPr>
            <w:r>
              <w:t>Restrict Dependencies</w:t>
            </w:r>
          </w:p>
          <w:p w14:paraId="13E42258" w14:textId="24822B46" w:rsidR="00E51948" w:rsidRPr="002815A1" w:rsidRDefault="00E51948" w:rsidP="00E51948">
            <w:pPr>
              <w:pStyle w:val="ListParagraph"/>
              <w:numPr>
                <w:ilvl w:val="0"/>
                <w:numId w:val="3"/>
              </w:numPr>
              <w:rPr>
                <w:strike/>
                <w:rPrChange w:id="4" w:author="Sergey Krasnov1" w:date="2017-11-08T21:00:00Z">
                  <w:rPr/>
                </w:rPrChange>
              </w:rPr>
            </w:pPr>
            <w:commentRangeStart w:id="5"/>
            <w:commentRangeStart w:id="6"/>
            <w:r w:rsidRPr="002815A1">
              <w:rPr>
                <w:strike/>
                <w:rPrChange w:id="7" w:author="Sergey Krasnov1" w:date="2017-11-08T21:00:00Z">
                  <w:rPr/>
                </w:rPrChange>
              </w:rPr>
              <w:t>Refactor</w:t>
            </w:r>
            <w:commentRangeEnd w:id="5"/>
            <w:r w:rsidR="00A44E13" w:rsidRPr="002815A1">
              <w:rPr>
                <w:rStyle w:val="CommentReference"/>
                <w:strike/>
                <w:rPrChange w:id="8" w:author="Sergey Krasnov1" w:date="2017-11-08T21:00:00Z">
                  <w:rPr>
                    <w:rStyle w:val="CommentReference"/>
                  </w:rPr>
                </w:rPrChange>
              </w:rPr>
              <w:commentReference w:id="5"/>
            </w:r>
            <w:commentRangeEnd w:id="6"/>
            <w:r w:rsidR="002815A1">
              <w:rPr>
                <w:rStyle w:val="CommentReference"/>
              </w:rPr>
              <w:commentReference w:id="6"/>
            </w:r>
          </w:p>
          <w:p w14:paraId="3E7225D5" w14:textId="364A5AC0" w:rsidR="00E51948" w:rsidRDefault="00E51948" w:rsidP="00E51948">
            <w:pPr>
              <w:pStyle w:val="ListParagraph"/>
              <w:numPr>
                <w:ilvl w:val="0"/>
                <w:numId w:val="3"/>
              </w:numPr>
            </w:pPr>
            <w:r>
              <w:t>Abstract Common Services</w:t>
            </w:r>
          </w:p>
        </w:tc>
      </w:tr>
      <w:tr w:rsidR="003F5066" w14:paraId="041751FF" w14:textId="77777777" w:rsidTr="003F5066">
        <w:tc>
          <w:tcPr>
            <w:tcW w:w="2718" w:type="dxa"/>
          </w:tcPr>
          <w:p w14:paraId="07EE4F5D" w14:textId="4D733048" w:rsidR="00E51948" w:rsidRDefault="00E51948" w:rsidP="0028563C">
            <w:r>
              <w:t>Defer Binding</w:t>
            </w:r>
          </w:p>
        </w:tc>
        <w:tc>
          <w:tcPr>
            <w:tcW w:w="6858" w:type="dxa"/>
          </w:tcPr>
          <w:p w14:paraId="5F597B70" w14:textId="77777777" w:rsidR="00E51948" w:rsidRDefault="003F5066" w:rsidP="0028563C">
            <w:r>
              <w:t>Try to bind values as late as possible providing more general solutions on each stage.</w:t>
            </w:r>
          </w:p>
          <w:p w14:paraId="012A3BD8" w14:textId="77777777" w:rsidR="003F5066" w:rsidRDefault="003F5066" w:rsidP="0028563C"/>
          <w:p w14:paraId="44D1BB8A" w14:textId="5CADE91E" w:rsidR="003F5066" w:rsidRDefault="003F5066" w:rsidP="0028563C">
            <w:r>
              <w:t>Compile/Build Stage</w:t>
            </w:r>
          </w:p>
          <w:p w14:paraId="42C32CA9" w14:textId="59EE59FD" w:rsidR="003F5066" w:rsidRDefault="003F5066" w:rsidP="003F5066">
            <w:pPr>
              <w:pStyle w:val="ListParagraph"/>
              <w:numPr>
                <w:ilvl w:val="0"/>
                <w:numId w:val="4"/>
              </w:numPr>
            </w:pPr>
            <w:r>
              <w:t>Component replacement (e.g. in a buildscript)</w:t>
            </w:r>
          </w:p>
          <w:p w14:paraId="54951B85" w14:textId="13F91167" w:rsidR="003F5066" w:rsidRDefault="003F5066" w:rsidP="003F5066">
            <w:pPr>
              <w:pStyle w:val="ListParagraph"/>
              <w:numPr>
                <w:ilvl w:val="0"/>
                <w:numId w:val="4"/>
              </w:numPr>
            </w:pPr>
            <w:r>
              <w:t>Compile-time parameterization</w:t>
            </w:r>
          </w:p>
          <w:p w14:paraId="27FF148E" w14:textId="77777777" w:rsidR="003F5066" w:rsidRDefault="003F5066" w:rsidP="003F5066">
            <w:pPr>
              <w:pStyle w:val="ListParagraph"/>
              <w:numPr>
                <w:ilvl w:val="0"/>
                <w:numId w:val="4"/>
              </w:numPr>
            </w:pPr>
            <w:r>
              <w:t>Aspects</w:t>
            </w:r>
          </w:p>
          <w:p w14:paraId="7FC456A9" w14:textId="77777777" w:rsidR="003F5066" w:rsidRDefault="003F5066" w:rsidP="003F5066">
            <w:pPr>
              <w:pStyle w:val="ListParagraph"/>
            </w:pPr>
          </w:p>
          <w:p w14:paraId="651AA5E2" w14:textId="0F75BD4C" w:rsidR="003F5066" w:rsidRDefault="003F5066" w:rsidP="003F5066">
            <w:r>
              <w:t>Deployment Stage</w:t>
            </w:r>
          </w:p>
          <w:p w14:paraId="4A5ABAA0" w14:textId="60477C3B" w:rsidR="003F5066" w:rsidRDefault="003F5066" w:rsidP="003F5066">
            <w:pPr>
              <w:pStyle w:val="ListParagraph"/>
              <w:numPr>
                <w:ilvl w:val="0"/>
                <w:numId w:val="4"/>
              </w:numPr>
            </w:pPr>
            <w:r>
              <w:t>Configuration-time binding</w:t>
            </w:r>
          </w:p>
          <w:p w14:paraId="7F6D6A8B" w14:textId="77777777" w:rsidR="003F5066" w:rsidRDefault="003F5066" w:rsidP="003F5066"/>
          <w:p w14:paraId="7EB9D272" w14:textId="0B9B41AF" w:rsidR="003F5066" w:rsidRDefault="003F5066" w:rsidP="003F5066">
            <w:r>
              <w:t>Startup/Initialization Stage</w:t>
            </w:r>
          </w:p>
          <w:p w14:paraId="39CB6D67" w14:textId="5E3398E2" w:rsidR="003F5066" w:rsidRDefault="003F5066" w:rsidP="003F5066">
            <w:pPr>
              <w:pStyle w:val="ListParagraph"/>
              <w:numPr>
                <w:ilvl w:val="0"/>
                <w:numId w:val="4"/>
              </w:numPr>
            </w:pPr>
            <w:r>
              <w:t>Resource files</w:t>
            </w:r>
          </w:p>
          <w:p w14:paraId="7C7D0CC9" w14:textId="77777777" w:rsidR="003F5066" w:rsidRDefault="003F5066" w:rsidP="003F5066"/>
          <w:p w14:paraId="5BA45B4F" w14:textId="1CFEABCF" w:rsidR="003F5066" w:rsidRDefault="003F5066" w:rsidP="003F5066">
            <w:r>
              <w:t>Runtime Stage</w:t>
            </w:r>
          </w:p>
          <w:p w14:paraId="5AB48D7A" w14:textId="23F6A5E9" w:rsidR="003F5066" w:rsidRDefault="009904FB" w:rsidP="0067522C">
            <w:pPr>
              <w:pStyle w:val="ListParagraph"/>
              <w:numPr>
                <w:ilvl w:val="0"/>
                <w:numId w:val="4"/>
              </w:numPr>
            </w:pPr>
            <w:r>
              <w:t>Dynamic lookup</w:t>
            </w:r>
          </w:p>
          <w:p w14:paraId="4847B136" w14:textId="77777777" w:rsidR="009904FB" w:rsidRDefault="009904FB" w:rsidP="0067522C">
            <w:pPr>
              <w:pStyle w:val="ListParagraph"/>
              <w:numPr>
                <w:ilvl w:val="0"/>
                <w:numId w:val="4"/>
              </w:numPr>
            </w:pPr>
            <w:r>
              <w:t>Shared repositories</w:t>
            </w:r>
          </w:p>
          <w:p w14:paraId="01664F18" w14:textId="77777777" w:rsidR="009904FB" w:rsidRDefault="009904FB" w:rsidP="0067522C">
            <w:pPr>
              <w:pStyle w:val="ListParagraph"/>
              <w:numPr>
                <w:ilvl w:val="0"/>
                <w:numId w:val="4"/>
              </w:numPr>
            </w:pPr>
            <w:r>
              <w:t>Publish-Subscribe model</w:t>
            </w:r>
          </w:p>
          <w:p w14:paraId="6E92CB77" w14:textId="2A40EF6D" w:rsidR="009904FB" w:rsidRDefault="009904FB" w:rsidP="0067522C">
            <w:pPr>
              <w:pStyle w:val="ListParagraph"/>
              <w:numPr>
                <w:ilvl w:val="0"/>
                <w:numId w:val="4"/>
              </w:numPr>
            </w:pPr>
            <w:r>
              <w:t>Polymorphism</w:t>
            </w:r>
          </w:p>
          <w:p w14:paraId="5C675AE8" w14:textId="6285DF3B" w:rsidR="003F5066" w:rsidRDefault="003F5066" w:rsidP="003F5066">
            <w:pPr>
              <w:pStyle w:val="ListParagraph"/>
            </w:pPr>
          </w:p>
        </w:tc>
      </w:tr>
    </w:tbl>
    <w:p w14:paraId="00044EA4" w14:textId="1094745E" w:rsidR="0028563C" w:rsidRDefault="0028563C" w:rsidP="0028563C"/>
    <w:p w14:paraId="0F2B0D5C" w14:textId="77777777" w:rsidR="00A54779" w:rsidRDefault="00A54779">
      <w:r>
        <w:br w:type="page"/>
      </w:r>
    </w:p>
    <w:p w14:paraId="1589CD9B" w14:textId="3B177D34" w:rsidR="009904FB" w:rsidRDefault="009904FB" w:rsidP="009904FB">
      <w:pPr>
        <w:pStyle w:val="ListParagraph"/>
        <w:numPr>
          <w:ilvl w:val="0"/>
          <w:numId w:val="2"/>
        </w:numPr>
        <w:ind w:left="-540"/>
      </w:pPr>
      <w:r>
        <w:lastRenderedPageBreak/>
        <w:t>Performance</w:t>
      </w:r>
    </w:p>
    <w:p w14:paraId="62A1643C" w14:textId="77777777" w:rsidR="009904FB" w:rsidRDefault="009904FB" w:rsidP="00990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5"/>
        <w:gridCol w:w="6491"/>
      </w:tblGrid>
      <w:tr w:rsidR="009904FB" w14:paraId="0F299EA3" w14:textId="77777777" w:rsidTr="009904FB">
        <w:tc>
          <w:tcPr>
            <w:tcW w:w="3085" w:type="dxa"/>
            <w:shd w:val="clear" w:color="auto" w:fill="BDD6EE" w:themeFill="accent1" w:themeFillTint="66"/>
          </w:tcPr>
          <w:p w14:paraId="648F4316" w14:textId="77777777" w:rsidR="009904FB" w:rsidRPr="009904FB" w:rsidRDefault="009904FB" w:rsidP="002D3337">
            <w:pPr>
              <w:rPr>
                <w:b/>
              </w:rPr>
            </w:pPr>
            <w:r w:rsidRPr="009904FB">
              <w:rPr>
                <w:b/>
              </w:rPr>
              <w:t>Tactic</w:t>
            </w:r>
          </w:p>
        </w:tc>
        <w:tc>
          <w:tcPr>
            <w:tcW w:w="6491" w:type="dxa"/>
            <w:shd w:val="clear" w:color="auto" w:fill="BDD6EE" w:themeFill="accent1" w:themeFillTint="66"/>
          </w:tcPr>
          <w:p w14:paraId="670D9568" w14:textId="50BCA386" w:rsidR="009904FB" w:rsidRPr="009904FB" w:rsidRDefault="00A54779" w:rsidP="002D3337">
            <w:pPr>
              <w:rPr>
                <w:b/>
              </w:rPr>
            </w:pPr>
            <w:r>
              <w:rPr>
                <w:b/>
              </w:rPr>
              <w:t xml:space="preserve">Pattern </w:t>
            </w:r>
            <w:r w:rsidRPr="009904FB">
              <w:rPr>
                <w:b/>
              </w:rPr>
              <w:t>Description</w:t>
            </w:r>
          </w:p>
        </w:tc>
      </w:tr>
      <w:tr w:rsidR="009904FB" w14:paraId="2AC4DCA0" w14:textId="77777777" w:rsidTr="009904FB">
        <w:trPr>
          <w:trHeight w:val="300"/>
        </w:trPr>
        <w:tc>
          <w:tcPr>
            <w:tcW w:w="3085" w:type="dxa"/>
          </w:tcPr>
          <w:p w14:paraId="4AB77D40" w14:textId="533F6F07" w:rsidR="009904FB" w:rsidRDefault="009904FB" w:rsidP="002D3337">
            <w:r>
              <w:t>Control Resource Demand</w:t>
            </w:r>
          </w:p>
        </w:tc>
        <w:tc>
          <w:tcPr>
            <w:tcW w:w="6491" w:type="dxa"/>
          </w:tcPr>
          <w:p w14:paraId="05A22D06" w14:textId="6B57D549" w:rsidR="009904FB" w:rsidRDefault="009904FB" w:rsidP="009904FB">
            <w:pPr>
              <w:pStyle w:val="ListParagraph"/>
              <w:numPr>
                <w:ilvl w:val="0"/>
                <w:numId w:val="5"/>
              </w:numPr>
            </w:pPr>
            <w:r>
              <w:t>Manage sampling rate (reduce frequency)</w:t>
            </w:r>
          </w:p>
          <w:p w14:paraId="4D1A91DD" w14:textId="078D47C1" w:rsidR="009904FB" w:rsidRDefault="009904FB" w:rsidP="009904FB">
            <w:pPr>
              <w:pStyle w:val="ListParagraph"/>
              <w:numPr>
                <w:ilvl w:val="0"/>
                <w:numId w:val="5"/>
              </w:numPr>
            </w:pPr>
            <w:r>
              <w:t>Limit Event Response (make queues)</w:t>
            </w:r>
          </w:p>
          <w:p w14:paraId="52066A37" w14:textId="5B25952C" w:rsidR="009904FB" w:rsidRDefault="009904FB" w:rsidP="009904FB">
            <w:pPr>
              <w:pStyle w:val="ListParagraph"/>
              <w:numPr>
                <w:ilvl w:val="0"/>
                <w:numId w:val="5"/>
              </w:numPr>
            </w:pPr>
            <w:r>
              <w:t>Prioritize events</w:t>
            </w:r>
          </w:p>
          <w:p w14:paraId="4BD8A6FB" w14:textId="77777777" w:rsidR="009904FB" w:rsidRDefault="009904FB" w:rsidP="009904FB">
            <w:pPr>
              <w:pStyle w:val="ListParagraph"/>
              <w:numPr>
                <w:ilvl w:val="0"/>
                <w:numId w:val="5"/>
              </w:numPr>
            </w:pPr>
            <w:r>
              <w:t>Reduce overhead</w:t>
            </w:r>
          </w:p>
          <w:p w14:paraId="518AB789" w14:textId="63363843" w:rsidR="009904FB" w:rsidRDefault="009904FB" w:rsidP="009904FB">
            <w:pPr>
              <w:pStyle w:val="ListParagraph"/>
              <w:numPr>
                <w:ilvl w:val="0"/>
                <w:numId w:val="5"/>
              </w:numPr>
            </w:pPr>
            <w:r>
              <w:t>Bound execution times</w:t>
            </w:r>
          </w:p>
          <w:p w14:paraId="7C4CD644" w14:textId="495DD018" w:rsidR="009904FB" w:rsidRDefault="009904FB" w:rsidP="002D3337"/>
        </w:tc>
      </w:tr>
      <w:tr w:rsidR="009904FB" w14:paraId="196D1E8D" w14:textId="77777777" w:rsidTr="009904FB">
        <w:tc>
          <w:tcPr>
            <w:tcW w:w="3085" w:type="dxa"/>
          </w:tcPr>
          <w:p w14:paraId="5D50AB95" w14:textId="51AFE021" w:rsidR="009904FB" w:rsidRDefault="009904FB" w:rsidP="002D3337">
            <w:r>
              <w:t>Manage Resources</w:t>
            </w:r>
          </w:p>
        </w:tc>
        <w:tc>
          <w:tcPr>
            <w:tcW w:w="6491" w:type="dxa"/>
          </w:tcPr>
          <w:p w14:paraId="128D242E" w14:textId="7BFC0A07" w:rsidR="009904FB" w:rsidRDefault="009904FB" w:rsidP="009904FB">
            <w:pPr>
              <w:pStyle w:val="ListParagraph"/>
              <w:numPr>
                <w:ilvl w:val="0"/>
                <w:numId w:val="5"/>
              </w:numPr>
            </w:pPr>
            <w:r>
              <w:t>Increase resources</w:t>
            </w:r>
          </w:p>
          <w:p w14:paraId="4B033847" w14:textId="5DFC8216" w:rsidR="00A54779" w:rsidRDefault="009904FB" w:rsidP="00A54779">
            <w:pPr>
              <w:pStyle w:val="ListParagraph"/>
              <w:numPr>
                <w:ilvl w:val="0"/>
                <w:numId w:val="5"/>
              </w:numPr>
            </w:pPr>
            <w:r>
              <w:t>Introduce concurrency</w:t>
            </w:r>
          </w:p>
          <w:p w14:paraId="3F125308" w14:textId="77777777" w:rsidR="009904FB" w:rsidRDefault="009904FB" w:rsidP="009904FB">
            <w:pPr>
              <w:pStyle w:val="ListParagraph"/>
              <w:numPr>
                <w:ilvl w:val="0"/>
                <w:numId w:val="5"/>
              </w:numPr>
            </w:pPr>
            <w:r>
              <w:t>Use load balancer</w:t>
            </w:r>
          </w:p>
          <w:p w14:paraId="7F3A321B" w14:textId="21E6DFBC" w:rsidR="009904FB" w:rsidRDefault="009904FB" w:rsidP="009904FB">
            <w:pPr>
              <w:pStyle w:val="ListParagraph"/>
              <w:numPr>
                <w:ilvl w:val="0"/>
                <w:numId w:val="5"/>
              </w:numPr>
            </w:pPr>
            <w:r>
              <w:t>Use caching and data replication</w:t>
            </w:r>
          </w:p>
          <w:p w14:paraId="3121F98D" w14:textId="77777777" w:rsidR="009904FB" w:rsidRDefault="009904FB" w:rsidP="009904FB">
            <w:pPr>
              <w:pStyle w:val="ListParagraph"/>
              <w:numPr>
                <w:ilvl w:val="0"/>
                <w:numId w:val="5"/>
              </w:numPr>
            </w:pPr>
            <w:r>
              <w:t>Bound queue size</w:t>
            </w:r>
          </w:p>
          <w:p w14:paraId="7F6F7048" w14:textId="3377F6A2" w:rsidR="009904FB" w:rsidRDefault="009904FB" w:rsidP="009904FB">
            <w:pPr>
              <w:pStyle w:val="ListParagraph"/>
              <w:numPr>
                <w:ilvl w:val="0"/>
                <w:numId w:val="5"/>
              </w:numPr>
            </w:pPr>
            <w:r>
              <w:t>Schedule resources</w:t>
            </w:r>
          </w:p>
          <w:p w14:paraId="7AD35B93" w14:textId="710E9949" w:rsidR="009904FB" w:rsidRDefault="009904FB" w:rsidP="002D3337"/>
        </w:tc>
      </w:tr>
    </w:tbl>
    <w:p w14:paraId="706394C2" w14:textId="77777777" w:rsidR="0028563C" w:rsidRDefault="0028563C" w:rsidP="0028563C"/>
    <w:p w14:paraId="6E0B0A9E" w14:textId="6784D548" w:rsidR="009904FB" w:rsidRDefault="00A54779" w:rsidP="009904FB">
      <w:pPr>
        <w:pStyle w:val="ListParagraph"/>
        <w:numPr>
          <w:ilvl w:val="0"/>
          <w:numId w:val="2"/>
        </w:numPr>
        <w:ind w:left="-540"/>
      </w:pPr>
      <w:r>
        <w:t>Usability</w:t>
      </w:r>
      <w:r>
        <w:tab/>
      </w:r>
    </w:p>
    <w:p w14:paraId="38A3300F" w14:textId="77777777" w:rsidR="009904FB" w:rsidRDefault="009904FB" w:rsidP="00990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5"/>
        <w:gridCol w:w="6491"/>
      </w:tblGrid>
      <w:tr w:rsidR="009904FB" w14:paraId="4B890806" w14:textId="77777777" w:rsidTr="002D3337">
        <w:tc>
          <w:tcPr>
            <w:tcW w:w="3085" w:type="dxa"/>
            <w:shd w:val="clear" w:color="auto" w:fill="BDD6EE" w:themeFill="accent1" w:themeFillTint="66"/>
          </w:tcPr>
          <w:p w14:paraId="67776F36" w14:textId="77777777" w:rsidR="009904FB" w:rsidRPr="009904FB" w:rsidRDefault="009904FB" w:rsidP="002D3337">
            <w:pPr>
              <w:rPr>
                <w:b/>
              </w:rPr>
            </w:pPr>
            <w:r w:rsidRPr="009904FB">
              <w:rPr>
                <w:b/>
              </w:rPr>
              <w:t>Tactic</w:t>
            </w:r>
          </w:p>
        </w:tc>
        <w:tc>
          <w:tcPr>
            <w:tcW w:w="6491" w:type="dxa"/>
            <w:shd w:val="clear" w:color="auto" w:fill="BDD6EE" w:themeFill="accent1" w:themeFillTint="66"/>
          </w:tcPr>
          <w:p w14:paraId="6BF25A8F" w14:textId="1F5F8B2C" w:rsidR="009904FB" w:rsidRPr="009904FB" w:rsidRDefault="00A54779" w:rsidP="002D3337">
            <w:pPr>
              <w:rPr>
                <w:b/>
              </w:rPr>
            </w:pPr>
            <w:r>
              <w:rPr>
                <w:b/>
              </w:rPr>
              <w:t xml:space="preserve">Pattern </w:t>
            </w:r>
            <w:r w:rsidRPr="009904FB">
              <w:rPr>
                <w:b/>
              </w:rPr>
              <w:t>Description</w:t>
            </w:r>
          </w:p>
        </w:tc>
      </w:tr>
      <w:tr w:rsidR="009904FB" w14:paraId="35CF5E58" w14:textId="77777777" w:rsidTr="002D3337">
        <w:trPr>
          <w:trHeight w:val="300"/>
        </w:trPr>
        <w:tc>
          <w:tcPr>
            <w:tcW w:w="3085" w:type="dxa"/>
          </w:tcPr>
          <w:p w14:paraId="6305B38E" w14:textId="0EDD4D8A" w:rsidR="009904FB" w:rsidRDefault="00A54779" w:rsidP="002D3337">
            <w:r>
              <w:t>Support User Initiative</w:t>
            </w:r>
          </w:p>
        </w:tc>
        <w:tc>
          <w:tcPr>
            <w:tcW w:w="6491" w:type="dxa"/>
          </w:tcPr>
          <w:p w14:paraId="252CD71E" w14:textId="3F8ABA47" w:rsidR="009904FB" w:rsidRDefault="00A54779" w:rsidP="002D3337">
            <w:pPr>
              <w:pStyle w:val="ListParagraph"/>
              <w:numPr>
                <w:ilvl w:val="0"/>
                <w:numId w:val="5"/>
              </w:numPr>
            </w:pPr>
            <w:r>
              <w:t>Cancel (free resources, return state to initial)</w:t>
            </w:r>
          </w:p>
          <w:p w14:paraId="52954728" w14:textId="4818FCAD" w:rsidR="00A54779" w:rsidRDefault="00A54779" w:rsidP="002D3337">
            <w:pPr>
              <w:pStyle w:val="ListParagraph"/>
              <w:numPr>
                <w:ilvl w:val="0"/>
                <w:numId w:val="5"/>
              </w:numPr>
            </w:pPr>
            <w:r>
              <w:t>Undo (return state to previous</w:t>
            </w:r>
          </w:p>
          <w:p w14:paraId="41C5EF24" w14:textId="4A53C6BB" w:rsidR="00A54779" w:rsidRDefault="00A54779" w:rsidP="002D3337">
            <w:pPr>
              <w:pStyle w:val="ListParagraph"/>
              <w:numPr>
                <w:ilvl w:val="0"/>
                <w:numId w:val="5"/>
              </w:numPr>
            </w:pPr>
            <w:r>
              <w:t>Pause/Resume (for long-running tasks)</w:t>
            </w:r>
          </w:p>
          <w:p w14:paraId="3E5E84D8" w14:textId="48D3E21F" w:rsidR="00A54779" w:rsidRDefault="00A54779" w:rsidP="002D3337">
            <w:pPr>
              <w:pStyle w:val="ListParagraph"/>
              <w:numPr>
                <w:ilvl w:val="0"/>
                <w:numId w:val="5"/>
              </w:numPr>
            </w:pPr>
            <w:r>
              <w:t>Aggregate (group operations over single)</w:t>
            </w:r>
          </w:p>
          <w:p w14:paraId="444568B9" w14:textId="77777777" w:rsidR="009904FB" w:rsidRDefault="009904FB" w:rsidP="002D3337"/>
        </w:tc>
      </w:tr>
      <w:tr w:rsidR="009904FB" w14:paraId="15CFAE7B" w14:textId="77777777" w:rsidTr="002D3337">
        <w:tc>
          <w:tcPr>
            <w:tcW w:w="3085" w:type="dxa"/>
          </w:tcPr>
          <w:p w14:paraId="6F632757" w14:textId="4B1B20D8" w:rsidR="009904FB" w:rsidRDefault="00A54779" w:rsidP="00A54779">
            <w:r>
              <w:t>Support System Initiative</w:t>
            </w:r>
          </w:p>
        </w:tc>
        <w:tc>
          <w:tcPr>
            <w:tcW w:w="6491" w:type="dxa"/>
          </w:tcPr>
          <w:p w14:paraId="205DE961" w14:textId="7F1EB453" w:rsidR="009904FB" w:rsidRDefault="00A54779" w:rsidP="002D3337">
            <w:pPr>
              <w:pStyle w:val="ListParagraph"/>
              <w:numPr>
                <w:ilvl w:val="0"/>
                <w:numId w:val="5"/>
              </w:numPr>
            </w:pPr>
            <w:r>
              <w:t>Maintain task model</w:t>
            </w:r>
          </w:p>
          <w:p w14:paraId="3E55AC31" w14:textId="75C415BD" w:rsidR="00A54779" w:rsidRDefault="00A54779" w:rsidP="00A54779">
            <w:pPr>
              <w:pStyle w:val="ListParagraph"/>
              <w:numPr>
                <w:ilvl w:val="0"/>
                <w:numId w:val="5"/>
              </w:numPr>
            </w:pPr>
            <w:r>
              <w:t>Maintain system model</w:t>
            </w:r>
          </w:p>
          <w:p w14:paraId="08193B43" w14:textId="77777777" w:rsidR="009904FB" w:rsidRDefault="00A54779" w:rsidP="002D3337">
            <w:pPr>
              <w:pStyle w:val="ListParagraph"/>
              <w:numPr>
                <w:ilvl w:val="0"/>
                <w:numId w:val="5"/>
              </w:numPr>
            </w:pPr>
            <w:r>
              <w:t>Maintain user model</w:t>
            </w:r>
          </w:p>
          <w:p w14:paraId="4DCEE90E" w14:textId="59EA2EFB" w:rsidR="00A54779" w:rsidRDefault="00A54779" w:rsidP="00A54779">
            <w:pPr>
              <w:pStyle w:val="ListParagraph"/>
            </w:pPr>
          </w:p>
        </w:tc>
      </w:tr>
    </w:tbl>
    <w:p w14:paraId="3A0BB427" w14:textId="77777777" w:rsidR="009904FB" w:rsidRPr="0028563C" w:rsidRDefault="009904FB" w:rsidP="0028563C"/>
    <w:sectPr w:rsidR="009904FB" w:rsidRPr="0028563C" w:rsidSect="000A4857">
      <w:pgSz w:w="12240" w:h="15840"/>
      <w:pgMar w:top="851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" w:author="Stanislav Zaluzhskii" w:date="2017-11-07T23:37:00Z" w:initials="SZ">
    <w:p w14:paraId="37C4319F" w14:textId="77777777" w:rsidR="00A44E13" w:rsidRDefault="00A44E13" w:rsidP="00A44E13">
      <w:pPr>
        <w:pStyle w:val="CommentText"/>
        <w:numPr>
          <w:ilvl w:val="0"/>
          <w:numId w:val="6"/>
        </w:numPr>
        <w:rPr>
          <w:lang w:val="ru-RU"/>
        </w:rPr>
      </w:pPr>
      <w:r>
        <w:rPr>
          <w:rStyle w:val="CommentReference"/>
        </w:rPr>
        <w:annotationRef/>
      </w:r>
      <w:r>
        <w:t>Data</w:t>
      </w:r>
      <w:r w:rsidRPr="00A44E13">
        <w:rPr>
          <w:lang w:val="ru-RU"/>
        </w:rPr>
        <w:t xml:space="preserve"> </w:t>
      </w:r>
      <w:r>
        <w:t>confidentiality</w:t>
      </w:r>
      <w:r w:rsidRPr="00A44E13">
        <w:rPr>
          <w:lang w:val="ru-RU"/>
        </w:rPr>
        <w:t xml:space="preserve">. </w:t>
      </w:r>
      <w:r>
        <w:t>TLS</w:t>
      </w:r>
      <w:r>
        <w:rPr>
          <w:lang w:val="ru-RU"/>
        </w:rPr>
        <w:t>. Данное требование обычно оказывает критического влияния на Архитектуру.</w:t>
      </w:r>
    </w:p>
    <w:p w14:paraId="7E8E3078" w14:textId="77777777" w:rsidR="00A44E13" w:rsidRPr="00A44E13" w:rsidRDefault="00A44E13" w:rsidP="00A44E13">
      <w:pPr>
        <w:pStyle w:val="CommentText"/>
        <w:numPr>
          <w:ilvl w:val="0"/>
          <w:numId w:val="6"/>
        </w:numPr>
      </w:pPr>
      <w:r>
        <w:t>Scalability</w:t>
      </w:r>
      <w:r>
        <w:rPr>
          <w:lang w:val="ru-RU"/>
        </w:rPr>
        <w:t>. Нужно указать требования. Например</w:t>
      </w:r>
      <w:r w:rsidRPr="00A44E13">
        <w:t xml:space="preserve"> </w:t>
      </w:r>
      <w:r>
        <w:rPr>
          <w:lang w:val="ru-RU"/>
        </w:rPr>
        <w:t>для</w:t>
      </w:r>
      <w:r w:rsidRPr="00A44E13">
        <w:t xml:space="preserve"> </w:t>
      </w:r>
      <w:r>
        <w:t>Potential new systems…</w:t>
      </w:r>
      <w:r w:rsidRPr="00A44E13">
        <w:t xml:space="preserve"> – </w:t>
      </w:r>
      <w:r>
        <w:t>Once in production, a change in integration interface should not affect existing integrations</w:t>
      </w:r>
      <w:r w:rsidRPr="00A44E13">
        <w:t>.</w:t>
      </w:r>
    </w:p>
    <w:p w14:paraId="339BF5B3" w14:textId="748C2A26" w:rsidR="00A44E13" w:rsidRPr="00A44E13" w:rsidRDefault="00A44E13" w:rsidP="00A44E13">
      <w:pPr>
        <w:pStyle w:val="CommentText"/>
        <w:numPr>
          <w:ilvl w:val="0"/>
          <w:numId w:val="6"/>
        </w:numPr>
      </w:pPr>
      <w:r w:rsidRPr="00A44E13">
        <w:t xml:space="preserve"> </w:t>
      </w:r>
      <w:r>
        <w:t xml:space="preserve">Data Latency. Reporting </w:t>
      </w:r>
      <w:r>
        <w:rPr>
          <w:lang w:val="ru-RU"/>
        </w:rPr>
        <w:t>скорее</w:t>
      </w:r>
      <w:r w:rsidRPr="00A44E13">
        <w:t xml:space="preserve"> </w:t>
      </w:r>
      <w:r>
        <w:rPr>
          <w:lang w:val="ru-RU"/>
        </w:rPr>
        <w:t>всего</w:t>
      </w:r>
      <w:r w:rsidRPr="00A44E13">
        <w:t xml:space="preserve"> </w:t>
      </w:r>
      <w:r>
        <w:t>M,M</w:t>
      </w:r>
    </w:p>
  </w:comment>
  <w:comment w:id="1" w:author="Sergey Krasnov1" w:date="2017-11-08T21:02:00Z" w:initials="SK">
    <w:p w14:paraId="2290A2A9" w14:textId="77EC746B" w:rsidR="002815A1" w:rsidRDefault="002815A1" w:rsidP="002815A1">
      <w:pPr>
        <w:pStyle w:val="CommentText"/>
        <w:numPr>
          <w:ilvl w:val="0"/>
          <w:numId w:val="7"/>
        </w:numPr>
      </w:pPr>
      <w:r>
        <w:rPr>
          <w:rStyle w:val="CommentReference"/>
        </w:rPr>
        <w:annotationRef/>
      </w:r>
      <w:r>
        <w:t xml:space="preserve"> Изменил на (H,M)</w:t>
      </w:r>
    </w:p>
    <w:p w14:paraId="3C5DDCCD" w14:textId="44CF2B64" w:rsidR="002815A1" w:rsidRPr="00C23B93" w:rsidRDefault="002815A1" w:rsidP="002815A1">
      <w:pPr>
        <w:pStyle w:val="CommentText"/>
        <w:numPr>
          <w:ilvl w:val="0"/>
          <w:numId w:val="7"/>
        </w:numPr>
      </w:pPr>
      <w:r>
        <w:t xml:space="preserve"> </w:t>
      </w:r>
      <w:r>
        <w:rPr>
          <w:lang w:val="ru-RU"/>
        </w:rPr>
        <w:t>Добавил примерные требования, хотя опять же, чётких измеримых характеристик в описании не приводилось</w:t>
      </w:r>
      <w:r w:rsidR="00A516B4">
        <w:rPr>
          <w:lang w:val="ru-RU"/>
        </w:rPr>
        <w:t>, поэтому архитектурная сложность на данном этапе не определена</w:t>
      </w:r>
      <w:bookmarkStart w:id="3" w:name="_GoBack"/>
      <w:bookmarkEnd w:id="3"/>
      <w:r>
        <w:rPr>
          <w:lang w:val="ru-RU"/>
        </w:rPr>
        <w:t>.</w:t>
      </w:r>
    </w:p>
    <w:p w14:paraId="34486455" w14:textId="575489B1" w:rsidR="00C23B93" w:rsidRDefault="00C23B93" w:rsidP="002815A1">
      <w:pPr>
        <w:pStyle w:val="CommentText"/>
        <w:numPr>
          <w:ilvl w:val="0"/>
          <w:numId w:val="7"/>
        </w:numPr>
      </w:pPr>
      <w:r>
        <w:rPr>
          <w:lang w:val="ru-RU"/>
        </w:rPr>
        <w:t xml:space="preserve"> Изменил на (</w:t>
      </w:r>
      <w:r>
        <w:t>M,M)</w:t>
      </w:r>
    </w:p>
  </w:comment>
  <w:comment w:id="5" w:author="Stanislav Zaluzhskii" w:date="2017-11-07T23:46:00Z" w:initials="SZ">
    <w:p w14:paraId="4039ED90" w14:textId="22BA6C84" w:rsidR="00A44E13" w:rsidRPr="00A44E13" w:rsidRDefault="00A44E13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 xml:space="preserve">??? </w:t>
      </w:r>
      <w:r>
        <w:rPr>
          <w:lang w:val="ru-RU"/>
        </w:rPr>
        <w:t>не похоже на тактику</w:t>
      </w:r>
    </w:p>
  </w:comment>
  <w:comment w:id="6" w:author="Sergey Krasnov1" w:date="2017-11-08T21:00:00Z" w:initials="SK">
    <w:p w14:paraId="436B2A20" w14:textId="74314E2A" w:rsidR="002815A1" w:rsidRPr="002815A1" w:rsidRDefault="002815A1">
      <w:pPr>
        <w:pStyle w:val="CommentText"/>
        <w:rPr>
          <w:lang w:val="ru-RU"/>
        </w:rPr>
      </w:pPr>
      <w:r>
        <w:rPr>
          <w:rStyle w:val="CommentReference"/>
        </w:rPr>
        <w:annotationRef/>
      </w:r>
      <w:r>
        <w:t xml:space="preserve">Тактика – это снижение связности, а Refactoring – </w:t>
      </w:r>
      <w:r>
        <w:rPr>
          <w:lang w:val="ru-RU"/>
        </w:rPr>
        <w:t>имелось в виду, что это способ достижения. Не очень удачный пример, убрал.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39BF5B3" w15:done="0"/>
  <w15:commentEx w15:paraId="34486455" w15:paraIdParent="339BF5B3" w15:done="0"/>
  <w15:commentEx w15:paraId="4039ED90" w15:done="0"/>
  <w15:commentEx w15:paraId="436B2A20" w15:paraIdParent="4039ED90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075245" w14:textId="77777777" w:rsidR="00CD1BE4" w:rsidRDefault="00CD1BE4" w:rsidP="00BC54B0">
      <w:r>
        <w:separator/>
      </w:r>
    </w:p>
  </w:endnote>
  <w:endnote w:type="continuationSeparator" w:id="0">
    <w:p w14:paraId="63C27160" w14:textId="77777777" w:rsidR="00CD1BE4" w:rsidRDefault="00CD1BE4" w:rsidP="00BC54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CE4FB4" w14:textId="77777777" w:rsidR="00CD1BE4" w:rsidRDefault="00CD1BE4" w:rsidP="00BC54B0">
      <w:r>
        <w:separator/>
      </w:r>
    </w:p>
  </w:footnote>
  <w:footnote w:type="continuationSeparator" w:id="0">
    <w:p w14:paraId="279C403C" w14:textId="77777777" w:rsidR="00CD1BE4" w:rsidRDefault="00CD1BE4" w:rsidP="00BC54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BF5748"/>
    <w:multiLevelType w:val="hybridMultilevel"/>
    <w:tmpl w:val="49AA55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B84E00"/>
    <w:multiLevelType w:val="hybridMultilevel"/>
    <w:tmpl w:val="274013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14783F"/>
    <w:multiLevelType w:val="hybridMultilevel"/>
    <w:tmpl w:val="B7A86050"/>
    <w:lvl w:ilvl="0" w:tplc="B528591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77A20B8"/>
    <w:multiLevelType w:val="hybridMultilevel"/>
    <w:tmpl w:val="DB82A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3AF7EC5"/>
    <w:multiLevelType w:val="multilevel"/>
    <w:tmpl w:val="4DC27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6A296641"/>
    <w:multiLevelType w:val="hybridMultilevel"/>
    <w:tmpl w:val="2558F4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077550C"/>
    <w:multiLevelType w:val="hybridMultilevel"/>
    <w:tmpl w:val="BCCA2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6"/>
  </w:num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ergey Krasnov1">
    <w15:presenceInfo w15:providerId="None" w15:userId="Sergey Krasnov1"/>
  </w15:person>
  <w15:person w15:author="Stanislav Zaluzhskii">
    <w15:presenceInfo w15:providerId="AD" w15:userId="S-1-5-21-2772791249-4056421456-3424103388-4115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trackRevision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1B78"/>
    <w:rsid w:val="00031C0D"/>
    <w:rsid w:val="00057CDF"/>
    <w:rsid w:val="000A4857"/>
    <w:rsid w:val="001027B7"/>
    <w:rsid w:val="0014522C"/>
    <w:rsid w:val="002815A1"/>
    <w:rsid w:val="002827D5"/>
    <w:rsid w:val="0028563C"/>
    <w:rsid w:val="0029601A"/>
    <w:rsid w:val="00306223"/>
    <w:rsid w:val="00315496"/>
    <w:rsid w:val="003F5066"/>
    <w:rsid w:val="00417C69"/>
    <w:rsid w:val="00421C02"/>
    <w:rsid w:val="004E721E"/>
    <w:rsid w:val="00621B3D"/>
    <w:rsid w:val="006635C5"/>
    <w:rsid w:val="006F2A3F"/>
    <w:rsid w:val="007116D7"/>
    <w:rsid w:val="00711B78"/>
    <w:rsid w:val="00740ECE"/>
    <w:rsid w:val="007C0B6C"/>
    <w:rsid w:val="007F3D5F"/>
    <w:rsid w:val="008A5984"/>
    <w:rsid w:val="008A7092"/>
    <w:rsid w:val="008C0C3F"/>
    <w:rsid w:val="009904FB"/>
    <w:rsid w:val="009D5431"/>
    <w:rsid w:val="00A04329"/>
    <w:rsid w:val="00A44E13"/>
    <w:rsid w:val="00A516B4"/>
    <w:rsid w:val="00A54779"/>
    <w:rsid w:val="00B16E6A"/>
    <w:rsid w:val="00BC54B0"/>
    <w:rsid w:val="00C23B93"/>
    <w:rsid w:val="00C44F92"/>
    <w:rsid w:val="00C733F8"/>
    <w:rsid w:val="00C97529"/>
    <w:rsid w:val="00CD1BE4"/>
    <w:rsid w:val="00DD459B"/>
    <w:rsid w:val="00E5047C"/>
    <w:rsid w:val="00E51948"/>
    <w:rsid w:val="00F301C8"/>
    <w:rsid w:val="00F5372E"/>
    <w:rsid w:val="00FE7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A7B59"/>
  <w14:defaultImageDpi w14:val="32767"/>
  <w15:docId w15:val="{7A776237-2A34-4A04-9C66-A8C22AF8A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D459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2A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A3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54B0"/>
  </w:style>
  <w:style w:type="paragraph" w:styleId="Footer">
    <w:name w:val="footer"/>
    <w:basedOn w:val="Normal"/>
    <w:link w:val="FooterChar"/>
    <w:uiPriority w:val="99"/>
    <w:unhideWhenUsed/>
    <w:rsid w:val="00BC54B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54B0"/>
  </w:style>
  <w:style w:type="character" w:styleId="Strong">
    <w:name w:val="Strong"/>
    <w:basedOn w:val="DefaultParagraphFont"/>
    <w:uiPriority w:val="22"/>
    <w:qFormat/>
    <w:rsid w:val="007F3D5F"/>
    <w:rPr>
      <w:b/>
      <w:bCs/>
    </w:rPr>
  </w:style>
  <w:style w:type="paragraph" w:styleId="ListParagraph">
    <w:name w:val="List Paragraph"/>
    <w:basedOn w:val="Normal"/>
    <w:uiPriority w:val="34"/>
    <w:qFormat/>
    <w:rsid w:val="0028563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A44E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44E1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44E1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44E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44E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831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9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5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14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62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63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3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64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54352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79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microsoft.com/office/2011/relationships/people" Target="peop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9" Type="http://schemas.openxmlformats.org/officeDocument/2006/relationships/comments" Target="comments.xml"/><Relationship Id="rId10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67D90B-A7F6-A644-AD38-BC80434D4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206</Words>
  <Characters>1179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Sergey Krasnov1</cp:lastModifiedBy>
  <cp:revision>3</cp:revision>
  <dcterms:created xsi:type="dcterms:W3CDTF">2017-11-08T17:25:00Z</dcterms:created>
  <dcterms:modified xsi:type="dcterms:W3CDTF">2017-11-08T18:21:00Z</dcterms:modified>
</cp:coreProperties>
</file>