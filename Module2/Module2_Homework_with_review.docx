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65E77" w14:textId="1CCC4010" w:rsidR="00DF1E39" w:rsidRPr="00FE796C" w:rsidRDefault="00DD459B" w:rsidP="00214BB7">
      <w:pPr>
        <w:ind w:left="-851"/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t>Stakeholders</w:t>
      </w:r>
    </w:p>
    <w:p w14:paraId="7FACA1E8" w14:textId="77777777" w:rsidR="00DD459B" w:rsidRDefault="00DD459B"/>
    <w:tbl>
      <w:tblPr>
        <w:tblStyle w:val="TableGrid"/>
        <w:tblW w:w="10774" w:type="dxa"/>
        <w:tblInd w:w="-743" w:type="dxa"/>
        <w:tblLook w:val="04A0" w:firstRow="1" w:lastRow="0" w:firstColumn="1" w:lastColumn="0" w:noHBand="0" w:noVBand="1"/>
      </w:tblPr>
      <w:tblGrid>
        <w:gridCol w:w="2168"/>
        <w:gridCol w:w="1900"/>
        <w:gridCol w:w="3698"/>
        <w:gridCol w:w="3008"/>
        <w:tblGridChange w:id="0">
          <w:tblGrid>
            <w:gridCol w:w="2168"/>
            <w:gridCol w:w="1900"/>
            <w:gridCol w:w="3698"/>
            <w:gridCol w:w="3008"/>
          </w:tblGrid>
        </w:tblGridChange>
      </w:tblGrid>
      <w:tr w:rsidR="00A650F7" w14:paraId="2B633F95" w14:textId="77777777" w:rsidTr="00103145">
        <w:trPr>
          <w:trHeight w:val="372"/>
        </w:trPr>
        <w:tc>
          <w:tcPr>
            <w:tcW w:w="2168" w:type="dxa"/>
          </w:tcPr>
          <w:p w14:paraId="23DBEA6C" w14:textId="749FCAA8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Role</w:t>
            </w:r>
          </w:p>
        </w:tc>
        <w:tc>
          <w:tcPr>
            <w:tcW w:w="1900" w:type="dxa"/>
          </w:tcPr>
          <w:p w14:paraId="46BCFB0A" w14:textId="312E77B5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Group</w:t>
            </w:r>
          </w:p>
        </w:tc>
        <w:tc>
          <w:tcPr>
            <w:tcW w:w="3698" w:type="dxa"/>
          </w:tcPr>
          <w:p w14:paraId="5AF78540" w14:textId="7323ACAC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Concerns</w:t>
            </w:r>
          </w:p>
        </w:tc>
        <w:tc>
          <w:tcPr>
            <w:tcW w:w="3008" w:type="dxa"/>
          </w:tcPr>
          <w:p w14:paraId="64BFC130" w14:textId="6D1CF1FE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Views</w:t>
            </w:r>
          </w:p>
        </w:tc>
      </w:tr>
      <w:tr w:rsidR="00103145" w14:paraId="3539C1A4" w14:textId="77777777" w:rsidTr="00103145">
        <w:tc>
          <w:tcPr>
            <w:tcW w:w="2168" w:type="dxa"/>
          </w:tcPr>
          <w:p w14:paraId="198AF53F" w14:textId="3AA43DF8" w:rsidR="00DD459B" w:rsidRPr="006F2A3F" w:rsidRDefault="006F2A3F">
            <w:r>
              <w:t>Project Manager</w:t>
            </w:r>
          </w:p>
        </w:tc>
        <w:tc>
          <w:tcPr>
            <w:tcW w:w="1900" w:type="dxa"/>
          </w:tcPr>
          <w:p w14:paraId="02EF3B9F" w14:textId="2D067BA6" w:rsidR="00DD459B" w:rsidRDefault="009726AE">
            <w:ins w:id="1" w:author="Sergey Krasnov1" w:date="2017-11-07T14:23:00Z">
              <w:r w:rsidRPr="00FC6146">
                <w:t>Project Team</w:t>
              </w:r>
            </w:ins>
            <w:commentRangeStart w:id="2"/>
            <w:del w:id="3" w:author="Sergey Krasnov1" w:date="2017-11-07T14:23:00Z">
              <w:r w:rsidR="006F2A3F" w:rsidDel="009726AE">
                <w:delText>Project Managers</w:delText>
              </w:r>
              <w:commentRangeEnd w:id="2"/>
              <w:r w:rsidR="00B568E2" w:rsidDel="009726AE">
                <w:rPr>
                  <w:rStyle w:val="CommentReference"/>
                </w:rPr>
                <w:commentReference w:id="2"/>
              </w:r>
            </w:del>
          </w:p>
        </w:tc>
        <w:tc>
          <w:tcPr>
            <w:tcW w:w="3698" w:type="dxa"/>
          </w:tcPr>
          <w:p w14:paraId="2ECEEC0C" w14:textId="7BE14564" w:rsidR="00DD459B" w:rsidRDefault="006F2A3F" w:rsidP="006F2A3F">
            <w:r>
              <w:t xml:space="preserve">Keep to schedule; </w:t>
            </w:r>
            <w:r w:rsidR="00FE796C">
              <w:t>Project Success</w:t>
            </w:r>
          </w:p>
        </w:tc>
        <w:tc>
          <w:tcPr>
            <w:tcW w:w="3008" w:type="dxa"/>
          </w:tcPr>
          <w:p w14:paraId="5342656C" w14:textId="4A3A76C3" w:rsidR="00DD459B" w:rsidRDefault="007C0B6C">
            <w:r>
              <w:t>Project plan</w:t>
            </w:r>
          </w:p>
        </w:tc>
      </w:tr>
      <w:tr w:rsidR="00103145" w14:paraId="64B87204" w14:textId="77777777" w:rsidTr="00103145">
        <w:tc>
          <w:tcPr>
            <w:tcW w:w="2168" w:type="dxa"/>
          </w:tcPr>
          <w:p w14:paraId="03C68F84" w14:textId="67F667AA" w:rsidR="00DD459B" w:rsidRDefault="006F2A3F">
            <w:r>
              <w:t>Program Sponsor</w:t>
            </w:r>
          </w:p>
        </w:tc>
        <w:tc>
          <w:tcPr>
            <w:tcW w:w="1900" w:type="dxa"/>
          </w:tcPr>
          <w:p w14:paraId="737C73BF" w14:textId="72F3C650" w:rsidR="00DD459B" w:rsidRDefault="006F2A3F">
            <w:r>
              <w:t>Sponsors</w:t>
            </w:r>
          </w:p>
        </w:tc>
        <w:tc>
          <w:tcPr>
            <w:tcW w:w="3698" w:type="dxa"/>
          </w:tcPr>
          <w:p w14:paraId="08715A74" w14:textId="5E91F182" w:rsidR="00DD459B" w:rsidRDefault="00FE796C">
            <w:r>
              <w:t>Project Value</w:t>
            </w:r>
            <w:r w:rsidR="0029601A">
              <w:t xml:space="preserve"> ($, Time, Quality)</w:t>
            </w:r>
          </w:p>
        </w:tc>
        <w:tc>
          <w:tcPr>
            <w:tcW w:w="3008" w:type="dxa"/>
          </w:tcPr>
          <w:p w14:paraId="7FA7D58D" w14:textId="166645FD" w:rsidR="00DD459B" w:rsidRDefault="007C0B6C">
            <w:r>
              <w:t>Project plan</w:t>
            </w:r>
          </w:p>
        </w:tc>
      </w:tr>
      <w:tr w:rsidR="00103145" w14:paraId="6C81D043" w14:textId="77777777" w:rsidTr="00103145">
        <w:tc>
          <w:tcPr>
            <w:tcW w:w="2168" w:type="dxa"/>
          </w:tcPr>
          <w:p w14:paraId="414D7B21" w14:textId="38892D49" w:rsidR="00FE796C" w:rsidRDefault="00FE796C">
            <w:r>
              <w:t xml:space="preserve">Product Owner </w:t>
            </w:r>
          </w:p>
        </w:tc>
        <w:tc>
          <w:tcPr>
            <w:tcW w:w="1900" w:type="dxa"/>
          </w:tcPr>
          <w:p w14:paraId="5479688B" w14:textId="019B2190" w:rsidR="00FE796C" w:rsidRDefault="00FE796C">
            <w:r>
              <w:t>Product Owners</w:t>
            </w:r>
          </w:p>
        </w:tc>
        <w:tc>
          <w:tcPr>
            <w:tcW w:w="3698" w:type="dxa"/>
          </w:tcPr>
          <w:p w14:paraId="50AC883E" w14:textId="4C4D4AC6" w:rsidR="00FE796C" w:rsidRDefault="008A7092">
            <w:r>
              <w:t>Achieving consensus among all stakeholders, constantly aligning customer’s requirements</w:t>
            </w:r>
          </w:p>
        </w:tc>
        <w:tc>
          <w:tcPr>
            <w:tcW w:w="3008" w:type="dxa"/>
          </w:tcPr>
          <w:p w14:paraId="05F39402" w14:textId="6C97CB88" w:rsidR="00FE796C" w:rsidRDefault="007C0B6C">
            <w:r>
              <w:t>Project plan</w:t>
            </w:r>
          </w:p>
        </w:tc>
      </w:tr>
      <w:tr w:rsidR="00103145" w14:paraId="3D20AF5E" w14:textId="77777777" w:rsidTr="00103145">
        <w:tc>
          <w:tcPr>
            <w:tcW w:w="2168" w:type="dxa"/>
          </w:tcPr>
          <w:p w14:paraId="6F956309" w14:textId="770EBB02" w:rsidR="006F2A3F" w:rsidRDefault="006F2A3F" w:rsidP="00DF1E39">
            <w:r>
              <w:t>Enterprise Architect</w:t>
            </w:r>
          </w:p>
        </w:tc>
        <w:tc>
          <w:tcPr>
            <w:tcW w:w="1900" w:type="dxa"/>
          </w:tcPr>
          <w:p w14:paraId="510540D0" w14:textId="056B25BA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51943ECF" w14:textId="08CA5731" w:rsidR="006F2A3F" w:rsidRDefault="008A7092" w:rsidP="008A7092">
            <w:r>
              <w:t>Overall enterprise and segment architecture</w:t>
            </w:r>
          </w:p>
        </w:tc>
        <w:tc>
          <w:tcPr>
            <w:tcW w:w="3008" w:type="dxa"/>
          </w:tcPr>
          <w:p w14:paraId="076EBFD2" w14:textId="77777777" w:rsidR="006F2A3F" w:rsidRDefault="007C0B6C" w:rsidP="00DF1E39">
            <w:pPr>
              <w:rPr>
                <w:ins w:id="4" w:author="Sergey Krasnov1" w:date="2017-11-07T14:39:00Z"/>
              </w:rPr>
            </w:pPr>
            <w:r>
              <w:t>Infrastructure diagram</w:t>
            </w:r>
            <w:ins w:id="5" w:author="Sergey Krasnov1" w:date="2017-11-07T14:39:00Z">
              <w:r w:rsidR="00A62896">
                <w:t>, Business Service/Information diagram,</w:t>
              </w:r>
            </w:ins>
          </w:p>
          <w:p w14:paraId="3F3A5D79" w14:textId="25016AAF" w:rsidR="00A62896" w:rsidRDefault="00A62896" w:rsidP="00DF1E39">
            <w:ins w:id="6" w:author="Sergey Krasnov1" w:date="2017-11-07T14:40:00Z">
              <w:r>
                <w:t>Business Footprint diagram</w:t>
              </w:r>
            </w:ins>
          </w:p>
        </w:tc>
      </w:tr>
      <w:tr w:rsidR="00103145" w14:paraId="31A136A0" w14:textId="77777777" w:rsidTr="00103145">
        <w:tc>
          <w:tcPr>
            <w:tcW w:w="2168" w:type="dxa"/>
          </w:tcPr>
          <w:p w14:paraId="29F47CC5" w14:textId="3EC19F19" w:rsidR="006F2A3F" w:rsidRDefault="006F2A3F" w:rsidP="00DF1E39">
            <w:r>
              <w:t>Solution Architect</w:t>
            </w:r>
          </w:p>
        </w:tc>
        <w:tc>
          <w:tcPr>
            <w:tcW w:w="1900" w:type="dxa"/>
          </w:tcPr>
          <w:p w14:paraId="23636051" w14:textId="643B7F53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3672D998" w14:textId="1D685FFA" w:rsidR="006F2A3F" w:rsidRDefault="008A7092" w:rsidP="00DF1E39">
            <w:r>
              <w:t xml:space="preserve">Design of particular system components, component </w:t>
            </w:r>
            <w:commentRangeStart w:id="7"/>
            <w:r>
              <w:t>compatibility</w:t>
            </w:r>
            <w:commentRangeEnd w:id="7"/>
            <w:r w:rsidR="00B568E2">
              <w:rPr>
                <w:rStyle w:val="CommentReference"/>
              </w:rPr>
              <w:commentReference w:id="7"/>
            </w:r>
          </w:p>
        </w:tc>
        <w:tc>
          <w:tcPr>
            <w:tcW w:w="3008" w:type="dxa"/>
          </w:tcPr>
          <w:p w14:paraId="477F6733" w14:textId="11D60972" w:rsidR="00A650F7" w:rsidRDefault="00A650F7" w:rsidP="00A650F7">
            <w:pPr>
              <w:rPr>
                <w:ins w:id="8" w:author="Sergey Krasnov1" w:date="2017-11-07T14:30:00Z"/>
              </w:rPr>
            </w:pPr>
            <w:ins w:id="9" w:author="Sergey Krasnov1" w:date="2017-11-07T14:30:00Z">
              <w:r>
                <w:t>Application components</w:t>
              </w:r>
            </w:ins>
            <w:ins w:id="10" w:author="Sergey Krasnov1" w:date="2017-11-07T14:32:00Z">
              <w:r>
                <w:t xml:space="preserve"> integration diagram</w:t>
              </w:r>
            </w:ins>
            <w:ins w:id="11" w:author="Sergey Krasnov1" w:date="2017-11-07T14:35:00Z">
              <w:r w:rsidR="000B6B4A">
                <w:t>,</w:t>
              </w:r>
            </w:ins>
          </w:p>
          <w:p w14:paraId="7DA6DAC0" w14:textId="1DF82EC7" w:rsidR="00A650F7" w:rsidRDefault="00A650F7" w:rsidP="00A650F7">
            <w:pPr>
              <w:rPr>
                <w:ins w:id="12" w:author="Sergey Krasnov1" w:date="2017-11-07T14:30:00Z"/>
              </w:rPr>
            </w:pPr>
            <w:ins w:id="13" w:author="Sergey Krasnov1" w:date="2017-11-07T14:30:00Z">
              <w:r>
                <w:t>Application Migration diagram</w:t>
              </w:r>
            </w:ins>
            <w:ins w:id="14" w:author="Sergey Krasnov1" w:date="2017-11-07T14:35:00Z">
              <w:r w:rsidR="000B6B4A">
                <w:t>,</w:t>
              </w:r>
            </w:ins>
          </w:p>
          <w:p w14:paraId="0032C9EA" w14:textId="2850231A" w:rsidR="00A650F7" w:rsidRDefault="00BD20F5" w:rsidP="00A650F7">
            <w:pPr>
              <w:rPr>
                <w:ins w:id="15" w:author="Sergey Krasnov1" w:date="2017-11-07T14:30:00Z"/>
              </w:rPr>
            </w:pPr>
            <w:ins w:id="16" w:author="Sergey Krasnov1" w:date="2017-11-07T14:37:00Z">
              <w:r>
                <w:t>Functional</w:t>
              </w:r>
            </w:ins>
            <w:ins w:id="17" w:author="Sergey Krasnov1" w:date="2017-11-07T14:30:00Z">
              <w:r w:rsidR="00A62896">
                <w:t xml:space="preserve"> decomposition d</w:t>
              </w:r>
              <w:r w:rsidR="00A650F7">
                <w:t>iagram</w:t>
              </w:r>
            </w:ins>
            <w:ins w:id="18" w:author="Sergey Krasnov1" w:date="2017-11-07T14:35:00Z">
              <w:r w:rsidR="000B6B4A">
                <w:t>,</w:t>
              </w:r>
            </w:ins>
          </w:p>
          <w:p w14:paraId="2E805B1D" w14:textId="4D6AD838" w:rsidR="00A650F7" w:rsidRDefault="00A650F7" w:rsidP="00A650F7">
            <w:pPr>
              <w:rPr>
                <w:ins w:id="19" w:author="Sergey Krasnov1" w:date="2017-11-07T14:30:00Z"/>
              </w:rPr>
            </w:pPr>
            <w:ins w:id="20" w:author="Sergey Krasnov1" w:date="2017-11-07T14:32:00Z">
              <w:r>
                <w:t xml:space="preserve">Infrastructure </w:t>
              </w:r>
            </w:ins>
            <w:ins w:id="21" w:author="Sergey Krasnov1" w:date="2017-11-07T14:30:00Z">
              <w:r>
                <w:t>diagram</w:t>
              </w:r>
            </w:ins>
            <w:ins w:id="22" w:author="Sergey Krasnov1" w:date="2017-11-07T14:35:00Z">
              <w:r w:rsidR="000B6B4A">
                <w:t>,</w:t>
              </w:r>
            </w:ins>
          </w:p>
          <w:p w14:paraId="30E0ED6D" w14:textId="79A21157" w:rsidR="006F2A3F" w:rsidRDefault="00A62896" w:rsidP="00A650F7">
            <w:pPr>
              <w:rPr>
                <w:ins w:id="23" w:author="Sergey Krasnov1" w:date="2017-11-07T14:36:00Z"/>
              </w:rPr>
            </w:pPr>
            <w:ins w:id="24" w:author="Sergey Krasnov1" w:date="2017-11-07T14:30:00Z">
              <w:r>
                <w:t>Software distribution d</w:t>
              </w:r>
              <w:r w:rsidR="00A650F7">
                <w:t>iagram</w:t>
              </w:r>
            </w:ins>
            <w:ins w:id="25" w:author="Sergey Krasnov1" w:date="2017-11-07T14:36:00Z">
              <w:r w:rsidR="009F2BEC">
                <w:t>,</w:t>
              </w:r>
            </w:ins>
          </w:p>
          <w:p w14:paraId="6F1271B6" w14:textId="23C8385A" w:rsidR="009F2BEC" w:rsidRDefault="009F2BEC" w:rsidP="00A650F7">
            <w:ins w:id="26" w:author="Sergey Krasnov1" w:date="2017-11-07T14:36:00Z">
              <w:r>
                <w:t>Data security diagram</w:t>
              </w:r>
            </w:ins>
          </w:p>
        </w:tc>
      </w:tr>
      <w:tr w:rsidR="00103145" w14:paraId="6BA436C0" w14:textId="77777777" w:rsidTr="00103145">
        <w:tc>
          <w:tcPr>
            <w:tcW w:w="2168" w:type="dxa"/>
          </w:tcPr>
          <w:p w14:paraId="10B953FF" w14:textId="400131BC" w:rsidR="006F2A3F" w:rsidRDefault="006F2A3F" w:rsidP="00DF1E39">
            <w:r>
              <w:t>Team Lead</w:t>
            </w:r>
          </w:p>
        </w:tc>
        <w:tc>
          <w:tcPr>
            <w:tcW w:w="1900" w:type="dxa"/>
          </w:tcPr>
          <w:p w14:paraId="30D81622" w14:textId="45183A18" w:rsidR="006F2A3F" w:rsidRDefault="006F2A3F" w:rsidP="00DF1E39">
            <w:r>
              <w:t>Project Team</w:t>
            </w:r>
          </w:p>
        </w:tc>
        <w:tc>
          <w:tcPr>
            <w:tcW w:w="3698" w:type="dxa"/>
          </w:tcPr>
          <w:p w14:paraId="6CD5EE8A" w14:textId="4ED1CC73" w:rsidR="006F2A3F" w:rsidRDefault="007C0B6C" w:rsidP="00B16E6A">
            <w:r>
              <w:t xml:space="preserve">Project coordination; Strong tech skills and wide-view to </w:t>
            </w:r>
            <w:r w:rsidR="00B16E6A">
              <w:t>construct</w:t>
            </w:r>
            <w:r>
              <w:t xml:space="preserve"> high-level implementation </w:t>
            </w:r>
            <w:r w:rsidR="00B16E6A">
              <w:t>plan</w:t>
            </w:r>
          </w:p>
        </w:tc>
        <w:tc>
          <w:tcPr>
            <w:tcW w:w="3008" w:type="dxa"/>
          </w:tcPr>
          <w:p w14:paraId="06D245E0" w14:textId="77777777" w:rsidR="006F2A3F" w:rsidRDefault="007C0B6C" w:rsidP="00DF1E39">
            <w:pPr>
              <w:rPr>
                <w:ins w:id="27" w:author="Sergey Krasnov1" w:date="2017-11-07T14:45:00Z"/>
              </w:rPr>
            </w:pPr>
            <w:r>
              <w:t>Application components integration diagram</w:t>
            </w:r>
            <w:ins w:id="28" w:author="Sergey Krasnov1" w:date="2017-11-07T14:45:00Z">
              <w:r w:rsidR="00BA60F0">
                <w:t>,</w:t>
              </w:r>
            </w:ins>
          </w:p>
          <w:p w14:paraId="63668430" w14:textId="77777777" w:rsidR="00BA60F0" w:rsidRDefault="00BA60F0" w:rsidP="00DF1E39">
            <w:pPr>
              <w:rPr>
                <w:ins w:id="29" w:author="Sergey Krasnov1" w:date="2017-11-07T14:45:00Z"/>
              </w:rPr>
            </w:pPr>
            <w:ins w:id="30" w:author="Sergey Krasnov1" w:date="2017-11-07T14:45:00Z">
              <w:r>
                <w:t>Software Engineering diagram</w:t>
              </w:r>
              <w:r w:rsidR="00E1441E">
                <w:t>,</w:t>
              </w:r>
            </w:ins>
          </w:p>
          <w:p w14:paraId="662D1C51" w14:textId="23436956" w:rsidR="00E1441E" w:rsidRDefault="00E1441E" w:rsidP="00DF1E39">
            <w:ins w:id="31" w:author="Sergey Krasnov1" w:date="2017-11-07T14:46:00Z">
              <w:r>
                <w:t>Process flow diagram</w:t>
              </w:r>
            </w:ins>
          </w:p>
        </w:tc>
      </w:tr>
      <w:tr w:rsidR="00103145" w14:paraId="515BC486" w14:textId="77777777" w:rsidTr="00103145">
        <w:tc>
          <w:tcPr>
            <w:tcW w:w="2168" w:type="dxa"/>
          </w:tcPr>
          <w:p w14:paraId="15D55019" w14:textId="6EEA080A" w:rsidR="006F2A3F" w:rsidRDefault="006F2A3F" w:rsidP="00DF1E39">
            <w:commentRangeStart w:id="32"/>
            <w:r>
              <w:t>Developer</w:t>
            </w:r>
            <w:commentRangeEnd w:id="32"/>
            <w:r w:rsidR="00B568E2">
              <w:rPr>
                <w:rStyle w:val="CommentReference"/>
              </w:rPr>
              <w:commentReference w:id="32"/>
            </w:r>
          </w:p>
        </w:tc>
        <w:tc>
          <w:tcPr>
            <w:tcW w:w="1900" w:type="dxa"/>
          </w:tcPr>
          <w:p w14:paraId="336E9BBC" w14:textId="566E90E2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35594E2B" w14:textId="69E88734" w:rsidR="006F2A3F" w:rsidRDefault="007C0B6C" w:rsidP="007C0B6C">
            <w:r>
              <w:t>Clear tasks description and implementation details</w:t>
            </w:r>
          </w:p>
        </w:tc>
        <w:tc>
          <w:tcPr>
            <w:tcW w:w="3008" w:type="dxa"/>
          </w:tcPr>
          <w:p w14:paraId="44B6D93A" w14:textId="69C2CD1C" w:rsidR="006F2A3F" w:rsidRDefault="000B6B4A" w:rsidP="00DF1E39">
            <w:pPr>
              <w:rPr>
                <w:ins w:id="33" w:author="Sergey Krasnov1" w:date="2017-11-07T14:35:00Z"/>
              </w:rPr>
            </w:pPr>
            <w:ins w:id="34" w:author="Sergey Krasnov1" w:date="2017-11-07T14:34:00Z">
              <w:r>
                <w:t>Application Use-Case diagram,</w:t>
              </w:r>
            </w:ins>
          </w:p>
          <w:p w14:paraId="71438E4D" w14:textId="47B705BA" w:rsidR="000B6B4A" w:rsidRDefault="000B6B4A" w:rsidP="00DF1E39">
            <w:pPr>
              <w:rPr>
                <w:ins w:id="35" w:author="Sergey Krasnov1" w:date="2017-11-07T14:35:00Z"/>
              </w:rPr>
            </w:pPr>
            <w:ins w:id="36" w:author="Sergey Krasnov1" w:date="2017-11-07T14:35:00Z">
              <w:r>
                <w:t>Software Engineering diagram,</w:t>
              </w:r>
            </w:ins>
          </w:p>
          <w:p w14:paraId="3E189D6A" w14:textId="5686AB84" w:rsidR="000B6B4A" w:rsidRDefault="00A62896" w:rsidP="00DF1E39">
            <w:ins w:id="37" w:author="Sergey Krasnov1" w:date="2017-11-07T14:38:00Z">
              <w:r>
                <w:t>Software distribution diagram</w:t>
              </w:r>
            </w:ins>
          </w:p>
        </w:tc>
      </w:tr>
      <w:tr w:rsidR="00103145" w14:paraId="3358246E" w14:textId="77777777" w:rsidTr="00103145">
        <w:tc>
          <w:tcPr>
            <w:tcW w:w="2168" w:type="dxa"/>
          </w:tcPr>
          <w:p w14:paraId="488F1A6D" w14:textId="2ADEC58B" w:rsidR="006F2A3F" w:rsidRDefault="006F2A3F" w:rsidP="00DF1E39">
            <w:r>
              <w:t>QA Engineer</w:t>
            </w:r>
          </w:p>
        </w:tc>
        <w:tc>
          <w:tcPr>
            <w:tcW w:w="1900" w:type="dxa"/>
          </w:tcPr>
          <w:p w14:paraId="34F5A7F5" w14:textId="6AB90996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4F392C1B" w14:textId="20D23CDA" w:rsidR="006F2A3F" w:rsidRDefault="007C0B6C" w:rsidP="007C0B6C">
            <w:r>
              <w:t>Clear business requirements and use cases</w:t>
            </w:r>
          </w:p>
        </w:tc>
        <w:tc>
          <w:tcPr>
            <w:tcW w:w="3008" w:type="dxa"/>
          </w:tcPr>
          <w:p w14:paraId="5F5DFA4C" w14:textId="0B4952C2" w:rsidR="006F2A3F" w:rsidRDefault="007C0B6C" w:rsidP="00DF1E39">
            <w:r>
              <w:t>Business requirements document</w:t>
            </w:r>
          </w:p>
        </w:tc>
      </w:tr>
      <w:tr w:rsidR="00103145" w14:paraId="211A4F1C" w14:textId="77777777" w:rsidTr="00103145">
        <w:tc>
          <w:tcPr>
            <w:tcW w:w="2168" w:type="dxa"/>
          </w:tcPr>
          <w:p w14:paraId="29A1614B" w14:textId="0959AC6F" w:rsidR="008A7092" w:rsidRDefault="008A7092" w:rsidP="00DF1E39">
            <w:r>
              <w:t>Business Analyst</w:t>
            </w:r>
          </w:p>
        </w:tc>
        <w:tc>
          <w:tcPr>
            <w:tcW w:w="1900" w:type="dxa"/>
          </w:tcPr>
          <w:p w14:paraId="2F1E3045" w14:textId="5038C7D5" w:rsidR="008A7092" w:rsidRPr="00FC6146" w:rsidRDefault="008A7092" w:rsidP="00DF1E39">
            <w:r>
              <w:t>Project Team</w:t>
            </w:r>
          </w:p>
        </w:tc>
        <w:tc>
          <w:tcPr>
            <w:tcW w:w="3698" w:type="dxa"/>
          </w:tcPr>
          <w:p w14:paraId="342E9F7C" w14:textId="75246875" w:rsidR="008A7092" w:rsidRDefault="008A7092" w:rsidP="00DF1E39">
            <w:r>
              <w:t>Requirements traceability; Stakeholders availability</w:t>
            </w:r>
          </w:p>
        </w:tc>
        <w:tc>
          <w:tcPr>
            <w:tcW w:w="3008" w:type="dxa"/>
          </w:tcPr>
          <w:p w14:paraId="31C6883A" w14:textId="77777777" w:rsidR="008A7092" w:rsidRDefault="00BA60F0" w:rsidP="00DF1E39">
            <w:pPr>
              <w:rPr>
                <w:ins w:id="38" w:author="Sergey Krasnov1" w:date="2017-11-07T14:43:00Z"/>
              </w:rPr>
            </w:pPr>
            <w:ins w:id="39" w:author="Sergey Krasnov1" w:date="2017-11-07T14:43:00Z">
              <w:r>
                <w:t>Application Use-Case diagram,</w:t>
              </w:r>
            </w:ins>
          </w:p>
          <w:p w14:paraId="4129E473" w14:textId="77777777" w:rsidR="00BA60F0" w:rsidRDefault="00BA60F0" w:rsidP="00DF1E39">
            <w:pPr>
              <w:rPr>
                <w:ins w:id="40" w:author="Sergey Krasnov1" w:date="2017-11-07T14:43:00Z"/>
              </w:rPr>
            </w:pPr>
            <w:ins w:id="41" w:author="Sergey Krasnov1" w:date="2017-11-07T14:43:00Z">
              <w:r>
                <w:t>Process flow diagram,</w:t>
              </w:r>
            </w:ins>
          </w:p>
          <w:p w14:paraId="7BA91868" w14:textId="1F8202E9" w:rsidR="00BA60F0" w:rsidRDefault="00BA60F0" w:rsidP="00DF1E39">
            <w:ins w:id="42" w:author="Sergey Krasnov1" w:date="2017-11-07T14:43:00Z">
              <w:r>
                <w:t>Business requirements</w:t>
              </w:r>
            </w:ins>
          </w:p>
        </w:tc>
      </w:tr>
      <w:tr w:rsidR="00103145" w14:paraId="743DE445" w14:textId="77777777" w:rsidTr="00103145">
        <w:tc>
          <w:tcPr>
            <w:tcW w:w="2168" w:type="dxa"/>
          </w:tcPr>
          <w:p w14:paraId="577A5C3D" w14:textId="7F2DEA4A" w:rsidR="006F2A3F" w:rsidRDefault="007C0B6C" w:rsidP="00DF1E39">
            <w:r>
              <w:t>System</w:t>
            </w:r>
            <w:r w:rsidR="006F2A3F">
              <w:t xml:space="preserve"> Engineer</w:t>
            </w:r>
          </w:p>
        </w:tc>
        <w:tc>
          <w:tcPr>
            <w:tcW w:w="1900" w:type="dxa"/>
          </w:tcPr>
          <w:p w14:paraId="0C31668E" w14:textId="57B1B760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5E38199F" w14:textId="64C5A11F" w:rsidR="006F2A3F" w:rsidRDefault="00B16E6A" w:rsidP="00B16E6A">
            <w:r>
              <w:t>Maintain up-to-date deployment diagram</w:t>
            </w:r>
          </w:p>
        </w:tc>
        <w:tc>
          <w:tcPr>
            <w:tcW w:w="3008" w:type="dxa"/>
          </w:tcPr>
          <w:p w14:paraId="293BBFE8" w14:textId="3FAC25FF" w:rsidR="006F2A3F" w:rsidRDefault="007C0B6C" w:rsidP="00DF1E39">
            <w:r>
              <w:t>Deployment diagram, Infrastructure diagram</w:t>
            </w:r>
          </w:p>
        </w:tc>
      </w:tr>
      <w:tr w:rsidR="00103145" w14:paraId="182CB51D" w14:textId="77777777" w:rsidTr="00103145">
        <w:tc>
          <w:tcPr>
            <w:tcW w:w="2168" w:type="dxa"/>
          </w:tcPr>
          <w:p w14:paraId="5FFADB4F" w14:textId="57D4CFB1" w:rsidR="006F2A3F" w:rsidRDefault="006F2A3F" w:rsidP="00DF1E39">
            <w:r>
              <w:t>Customer</w:t>
            </w:r>
          </w:p>
        </w:tc>
        <w:tc>
          <w:tcPr>
            <w:tcW w:w="1900" w:type="dxa"/>
          </w:tcPr>
          <w:p w14:paraId="35BC55A5" w14:textId="1A308FC5" w:rsidR="006F2A3F" w:rsidRDefault="006F2A3F" w:rsidP="00DF1E39">
            <w:r>
              <w:t>End Users</w:t>
            </w:r>
          </w:p>
        </w:tc>
        <w:tc>
          <w:tcPr>
            <w:tcW w:w="3698" w:type="dxa"/>
          </w:tcPr>
          <w:p w14:paraId="152E5CA8" w14:textId="1C5C566F" w:rsidR="006F2A3F" w:rsidRDefault="0029601A" w:rsidP="00DF1E39">
            <w:r>
              <w:t xml:space="preserve">Cost reduce; Time-to-market; </w:t>
            </w:r>
            <w:r w:rsidR="007C0B6C">
              <w:t>Usability; Performance</w:t>
            </w:r>
            <w:r>
              <w:t>;</w:t>
            </w:r>
          </w:p>
        </w:tc>
        <w:tc>
          <w:tcPr>
            <w:tcW w:w="3008" w:type="dxa"/>
          </w:tcPr>
          <w:p w14:paraId="2EA557F9" w14:textId="6BA45843" w:rsidR="006F2A3F" w:rsidRDefault="0038548E" w:rsidP="00DF1E39">
            <w:ins w:id="43" w:author="Sergey Krasnov1" w:date="2017-11-07T15:16:00Z">
              <w:r>
                <w:t>Project plan, Deployment diagram</w:t>
              </w:r>
            </w:ins>
          </w:p>
        </w:tc>
      </w:tr>
      <w:tr w:rsidR="00101DD1" w14:paraId="7E54EB9C" w14:textId="77777777" w:rsidTr="00103145">
        <w:trPr>
          <w:ins w:id="44" w:author="Sergey Krasnov1" w:date="2017-11-07T15:02:00Z"/>
        </w:trPr>
        <w:tc>
          <w:tcPr>
            <w:tcW w:w="2168" w:type="dxa"/>
          </w:tcPr>
          <w:p w14:paraId="292F2667" w14:textId="38B242F7" w:rsidR="00101DD1" w:rsidRPr="00214BB7" w:rsidRDefault="00214BB7" w:rsidP="00214BB7">
            <w:pPr>
              <w:rPr>
                <w:ins w:id="45" w:author="Sergey Krasnov1" w:date="2017-11-07T15:02:00Z"/>
              </w:rPr>
            </w:pPr>
            <w:ins w:id="46" w:author="Sergey Krasnov1" w:date="2017-11-07T15:23:00Z">
              <w:r>
                <w:lastRenderedPageBreak/>
                <w:t xml:space="preserve">Hotel Booking </w:t>
              </w:r>
            </w:ins>
            <w:commentRangeStart w:id="47"/>
            <w:ins w:id="48" w:author="Sergey Krasnov1" w:date="2017-11-07T15:02:00Z">
              <w:r w:rsidR="00101DD1" w:rsidRPr="00214BB7">
                <w:rPr>
                  <w:rPrChange w:id="49" w:author="Sergey Krasnov1" w:date="2017-11-07T15:22:00Z">
                    <w:rPr>
                      <w:strike/>
                    </w:rPr>
                  </w:rPrChange>
                </w:rPr>
                <w:t>Supplier</w:t>
              </w:r>
              <w:commentRangeEnd w:id="47"/>
              <w:r w:rsidR="00101DD1" w:rsidRPr="00214BB7">
                <w:rPr>
                  <w:rStyle w:val="CommentReference"/>
                  <w:rPrChange w:id="50" w:author="Sergey Krasnov1" w:date="2017-11-07T15:22:00Z">
                    <w:rPr>
                      <w:rStyle w:val="CommentReference"/>
                      <w:strike/>
                    </w:rPr>
                  </w:rPrChange>
                </w:rPr>
                <w:commentReference w:id="47"/>
              </w:r>
            </w:ins>
          </w:p>
        </w:tc>
        <w:tc>
          <w:tcPr>
            <w:tcW w:w="1900" w:type="dxa"/>
          </w:tcPr>
          <w:p w14:paraId="10E10FC4" w14:textId="77777777" w:rsidR="00101DD1" w:rsidRDefault="00101DD1" w:rsidP="000612F5">
            <w:pPr>
              <w:rPr>
                <w:ins w:id="51" w:author="Sergey Krasnov1" w:date="2017-11-07T15:02:00Z"/>
              </w:rPr>
            </w:pPr>
            <w:ins w:id="52" w:author="Sergey Krasnov1" w:date="2017-11-07T15:02:00Z">
              <w:r>
                <w:t>Suppliers</w:t>
              </w:r>
            </w:ins>
          </w:p>
        </w:tc>
        <w:tc>
          <w:tcPr>
            <w:tcW w:w="3698" w:type="dxa"/>
          </w:tcPr>
          <w:p w14:paraId="25269D95" w14:textId="2E763D0E" w:rsidR="00101DD1" w:rsidRDefault="00214BB7" w:rsidP="000612F5">
            <w:pPr>
              <w:rPr>
                <w:ins w:id="53" w:author="Sergey Krasnov1" w:date="2017-11-07T15:02:00Z"/>
              </w:rPr>
            </w:pPr>
            <w:ins w:id="54" w:author="Sergey Krasnov1" w:date="2017-11-07T15:07:00Z">
              <w:r>
                <w:t>To h</w:t>
              </w:r>
              <w:r w:rsidR="00103145">
                <w:t xml:space="preserve">ave ability to </w:t>
              </w:r>
            </w:ins>
            <w:ins w:id="55" w:author="Sergey Krasnov1" w:date="2017-11-07T15:17:00Z">
              <w:r w:rsidR="0038548E">
                <w:t xml:space="preserve">integrate with </w:t>
              </w:r>
            </w:ins>
            <w:ins w:id="56" w:author="Sergey Krasnov1" w:date="2017-11-07T15:18:00Z">
              <w:r>
                <w:t>booking system</w:t>
              </w:r>
            </w:ins>
          </w:p>
        </w:tc>
        <w:tc>
          <w:tcPr>
            <w:tcW w:w="3008" w:type="dxa"/>
          </w:tcPr>
          <w:p w14:paraId="55782CA0" w14:textId="1ADAFDAD" w:rsidR="00101DD1" w:rsidRDefault="0038548E" w:rsidP="000612F5">
            <w:pPr>
              <w:rPr>
                <w:ins w:id="57" w:author="Sergey Krasnov1" w:date="2017-11-07T15:02:00Z"/>
              </w:rPr>
            </w:pPr>
            <w:ins w:id="58" w:author="Sergey Krasnov1" w:date="2017-11-07T15:17:00Z">
              <w:r>
                <w:t>Deployment diagram (integration endpoints)</w:t>
              </w:r>
            </w:ins>
          </w:p>
        </w:tc>
      </w:tr>
      <w:tr w:rsidR="00103145" w14:paraId="642E8BD0" w14:textId="77777777" w:rsidTr="00103145">
        <w:tc>
          <w:tcPr>
            <w:tcW w:w="2168" w:type="dxa"/>
          </w:tcPr>
          <w:p w14:paraId="6B942B53" w14:textId="485B78C3" w:rsidR="006F2A3F" w:rsidRDefault="00103145" w:rsidP="00DF1E39">
            <w:ins w:id="59" w:author="Sergey Krasnov1" w:date="2017-11-07T15:05:00Z">
              <w:r>
                <w:t>Transport Management</w:t>
              </w:r>
            </w:ins>
            <w:ins w:id="60" w:author="Sergey Krasnov1" w:date="2017-11-07T15:23:00Z">
              <w:r w:rsidR="00214BB7">
                <w:t xml:space="preserve"> Supplier</w:t>
              </w:r>
            </w:ins>
          </w:p>
        </w:tc>
        <w:tc>
          <w:tcPr>
            <w:tcW w:w="1900" w:type="dxa"/>
          </w:tcPr>
          <w:p w14:paraId="2E4EF847" w14:textId="77777777" w:rsidR="006F2A3F" w:rsidRDefault="006F2A3F" w:rsidP="00DF1E39">
            <w:r>
              <w:t>Suppliers</w:t>
            </w:r>
          </w:p>
        </w:tc>
        <w:tc>
          <w:tcPr>
            <w:tcW w:w="3698" w:type="dxa"/>
          </w:tcPr>
          <w:p w14:paraId="26978FA4" w14:textId="6EC297C7" w:rsidR="006F2A3F" w:rsidRDefault="00214BB7" w:rsidP="00DF1E39">
            <w:ins w:id="61" w:author="Sergey Krasnov1" w:date="2017-11-07T15:18:00Z">
              <w:r>
                <w:t>To h</w:t>
              </w:r>
              <w:r>
                <w:t>ave ability to integrate with booking system</w:t>
              </w:r>
            </w:ins>
          </w:p>
        </w:tc>
        <w:tc>
          <w:tcPr>
            <w:tcW w:w="3008" w:type="dxa"/>
          </w:tcPr>
          <w:p w14:paraId="1F6E43DF" w14:textId="398407DC" w:rsidR="006F2A3F" w:rsidRDefault="0038548E" w:rsidP="00DF1E39">
            <w:ins w:id="62" w:author="Sergey Krasnov1" w:date="2017-11-07T15:17:00Z">
              <w:r>
                <w:t>Deployment diagram (integration endpoints)</w:t>
              </w:r>
            </w:ins>
          </w:p>
        </w:tc>
      </w:tr>
      <w:tr w:rsidR="00103145" w14:paraId="19A667D9" w14:textId="77777777" w:rsidTr="00103145">
        <w:tc>
          <w:tcPr>
            <w:tcW w:w="2168" w:type="dxa"/>
          </w:tcPr>
          <w:p w14:paraId="68B6A78A" w14:textId="79FC9FCA" w:rsidR="006F2A3F" w:rsidRDefault="006F2A3F" w:rsidP="00DF1E39">
            <w:r>
              <w:t>Domain Expert</w:t>
            </w:r>
          </w:p>
        </w:tc>
        <w:tc>
          <w:tcPr>
            <w:tcW w:w="1900" w:type="dxa"/>
          </w:tcPr>
          <w:p w14:paraId="42465870" w14:textId="1E676E0A" w:rsidR="006F2A3F" w:rsidRDefault="006F2A3F" w:rsidP="00DF1E39">
            <w:r>
              <w:t>SME</w:t>
            </w:r>
          </w:p>
        </w:tc>
        <w:tc>
          <w:tcPr>
            <w:tcW w:w="3698" w:type="dxa"/>
          </w:tcPr>
          <w:p w14:paraId="1FBB8B78" w14:textId="1504A5D7" w:rsidR="006F2A3F" w:rsidRDefault="00967479" w:rsidP="0038548E">
            <w:r>
              <w:rPr>
                <w:rStyle w:val="CommentReference"/>
              </w:rPr>
              <w:commentReference w:id="63"/>
            </w:r>
            <w:ins w:id="64" w:author="Sergey Krasnov1" w:date="2017-11-07T15:14:00Z">
              <w:r w:rsidR="0038548E">
                <w:t xml:space="preserve"> Clear tasks description and requirements traceability</w:t>
              </w:r>
            </w:ins>
          </w:p>
        </w:tc>
        <w:tc>
          <w:tcPr>
            <w:tcW w:w="3008" w:type="dxa"/>
          </w:tcPr>
          <w:p w14:paraId="47487CC8" w14:textId="77777777" w:rsidR="006F2A3F" w:rsidRDefault="0038548E" w:rsidP="00DF1E39">
            <w:pPr>
              <w:rPr>
                <w:ins w:id="65" w:author="Sergey Krasnov1" w:date="2017-11-07T15:15:00Z"/>
              </w:rPr>
            </w:pPr>
            <w:ins w:id="66" w:author="Sergey Krasnov1" w:date="2017-11-07T15:15:00Z">
              <w:r>
                <w:t>Application Use-Case diagram,</w:t>
              </w:r>
            </w:ins>
          </w:p>
          <w:p w14:paraId="78E238B5" w14:textId="55DF0DD5" w:rsidR="0038548E" w:rsidRDefault="0038548E" w:rsidP="00DF1E39">
            <w:ins w:id="67" w:author="Sergey Krasnov1" w:date="2017-11-07T15:15:00Z">
              <w:r>
                <w:t>Functional decomposition diagram</w:t>
              </w:r>
            </w:ins>
          </w:p>
        </w:tc>
      </w:tr>
      <w:tr w:rsidR="00103145" w14:paraId="6F120F93" w14:textId="77777777" w:rsidTr="00103145">
        <w:tc>
          <w:tcPr>
            <w:tcW w:w="2168" w:type="dxa"/>
          </w:tcPr>
          <w:p w14:paraId="062CE238" w14:textId="42E7E8E9" w:rsidR="006F2A3F" w:rsidRPr="006F2A3F" w:rsidRDefault="00FE796C" w:rsidP="00DF1E39">
            <w:r>
              <w:t>Inhibitor</w:t>
            </w:r>
          </w:p>
        </w:tc>
        <w:tc>
          <w:tcPr>
            <w:tcW w:w="1900" w:type="dxa"/>
          </w:tcPr>
          <w:p w14:paraId="02EF392B" w14:textId="1CCD9CE2" w:rsidR="006F2A3F" w:rsidRPr="00FE796C" w:rsidRDefault="00FE796C" w:rsidP="00FE796C">
            <w:r>
              <w:t>Competitive department (inside company)</w:t>
            </w:r>
          </w:p>
        </w:tc>
        <w:tc>
          <w:tcPr>
            <w:tcW w:w="3698" w:type="dxa"/>
          </w:tcPr>
          <w:p w14:paraId="2E70CA4A" w14:textId="61B12DFC" w:rsidR="006F2A3F" w:rsidRDefault="00FE796C" w:rsidP="008A7092">
            <w:r>
              <w:t xml:space="preserve">Fear to </w:t>
            </w:r>
            <w:r w:rsidR="008A7092">
              <w:t>lose position / budgets / or to be fired after the project goes to production (due to new automated operations for example)</w:t>
            </w:r>
            <w:r>
              <w:t xml:space="preserve"> </w:t>
            </w:r>
          </w:p>
        </w:tc>
        <w:tc>
          <w:tcPr>
            <w:tcW w:w="3008" w:type="dxa"/>
          </w:tcPr>
          <w:p w14:paraId="380D3E0B" w14:textId="69228063" w:rsidR="006F2A3F" w:rsidRPr="00BA60F0" w:rsidRDefault="0038548E" w:rsidP="00DF1E39">
            <w:ins w:id="68" w:author="Sergey Krasnov1" w:date="2017-11-07T15:16:00Z">
              <w:r>
                <w:t>Project plan</w:t>
              </w:r>
            </w:ins>
          </w:p>
        </w:tc>
      </w:tr>
    </w:tbl>
    <w:p w14:paraId="22EC639B" w14:textId="77777777" w:rsidR="006F2A3F" w:rsidRDefault="006F2A3F" w:rsidP="006F2A3F"/>
    <w:p w14:paraId="0A7C8906" w14:textId="77777777" w:rsidR="00DD459B" w:rsidRDefault="00DD459B"/>
    <w:p w14:paraId="66A16672" w14:textId="77777777" w:rsidR="00DD459B" w:rsidRDefault="00DD459B"/>
    <w:p w14:paraId="58E41741" w14:textId="2E9E0555" w:rsidR="0014522C" w:rsidRDefault="0014522C"/>
    <w:p w14:paraId="0EC22996" w14:textId="77777777" w:rsidR="0014522C" w:rsidRPr="0014522C" w:rsidRDefault="0014522C" w:rsidP="0014522C"/>
    <w:p w14:paraId="36F0F3A9" w14:textId="77777777" w:rsidR="0014522C" w:rsidRPr="0014522C" w:rsidRDefault="0014522C" w:rsidP="0014522C"/>
    <w:p w14:paraId="1BB2E4B2" w14:textId="77777777" w:rsidR="00B16E6A" w:rsidRDefault="00B16E6A">
      <w:r>
        <w:br w:type="page"/>
      </w:r>
    </w:p>
    <w:p w14:paraId="1E64AB79" w14:textId="04ED3911" w:rsidR="00DD459B" w:rsidRDefault="0014522C" w:rsidP="00214BB7">
      <w:pPr>
        <w:ind w:left="-851"/>
        <w:outlineLvl w:val="0"/>
        <w:rPr>
          <w:sz w:val="32"/>
          <w:u w:val="single"/>
        </w:rPr>
      </w:pPr>
      <w:commentRangeStart w:id="69"/>
      <w:r w:rsidRPr="00B16E6A">
        <w:rPr>
          <w:sz w:val="32"/>
          <w:u w:val="single"/>
        </w:rPr>
        <w:lastRenderedPageBreak/>
        <w:t>Power/Interest matrix</w:t>
      </w:r>
      <w:commentRangeEnd w:id="69"/>
      <w:r w:rsidR="00910FD5">
        <w:rPr>
          <w:rStyle w:val="CommentReference"/>
        </w:rPr>
        <w:commentReference w:id="69"/>
      </w:r>
    </w:p>
    <w:p w14:paraId="12F6E8F7" w14:textId="77777777" w:rsidR="00B16E6A" w:rsidRDefault="00B16E6A" w:rsidP="00B16E6A">
      <w:pPr>
        <w:ind w:left="-851"/>
        <w:rPr>
          <w:sz w:val="32"/>
          <w:u w:val="single"/>
        </w:rPr>
      </w:pPr>
    </w:p>
    <w:p w14:paraId="6449FD00" w14:textId="1D6EE54F" w:rsidR="00C44F92" w:rsidRPr="00C44F92" w:rsidRDefault="00B16E6A" w:rsidP="00C44F92"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B0E65" wp14:editId="5CAC9280">
                <wp:simplePos x="0" y="0"/>
                <wp:positionH relativeFrom="column">
                  <wp:posOffset>-9525</wp:posOffset>
                </wp:positionH>
                <wp:positionV relativeFrom="paragraph">
                  <wp:posOffset>4577715</wp:posOffset>
                </wp:positionV>
                <wp:extent cx="5267325" cy="0"/>
                <wp:effectExtent l="0" t="76200" r="28575" b="1143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08AB1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-.75pt;margin-top:360.45pt;width:41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" strokecolor="#5b9bd5 [3204]" strokeweight=".5pt">
                <v:stroke endarrow="open" joinstyle="miter"/>
              </v:shape>
            </w:pict>
          </mc:Fallback>
        </mc:AlternateContent>
      </w:r>
    </w:p>
    <w:p w14:paraId="7B4CDCFA" w14:textId="3F147734" w:rsidR="00C44F92" w:rsidRPr="00C44F92" w:rsidRDefault="00C44F92" w:rsidP="00C44F92"/>
    <w:p w14:paraId="2A72FEB5" w14:textId="425FBC86" w:rsidR="00C44F92" w:rsidRPr="00C44F92" w:rsidRDefault="00C44F92" w:rsidP="00214BB7">
      <w:pPr>
        <w:tabs>
          <w:tab w:val="left" w:pos="5790"/>
        </w:tabs>
        <w:ind w:left="-709"/>
        <w:outlineLvl w:val="0"/>
      </w:pPr>
      <w:r>
        <w:rPr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981E4" wp14:editId="3E26DAAE">
                <wp:simplePos x="0" y="0"/>
                <wp:positionH relativeFrom="column">
                  <wp:posOffset>-9525</wp:posOffset>
                </wp:positionH>
                <wp:positionV relativeFrom="paragraph">
                  <wp:posOffset>77470</wp:posOffset>
                </wp:positionV>
                <wp:extent cx="0" cy="4124326"/>
                <wp:effectExtent l="95250" t="38100" r="57150" b="95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43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B981608" id="Прямая со стрелкой 4" o:spid="_x0000_s1026" type="#_x0000_t32" style="position:absolute;margin-left:-.75pt;margin-top:6.1pt;width:0;height:3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" strokecolor="#5b9bd5 [3204]" strokeweight=".5pt">
                <v:stroke endarrow="open" joinstyle="miter"/>
              </v:shape>
            </w:pict>
          </mc:Fallback>
        </mc:AlternateContent>
      </w:r>
      <w:r>
        <w:t>High</w:t>
      </w:r>
      <w:r>
        <w:tab/>
      </w:r>
    </w:p>
    <w:p w14:paraId="1F440BDF" w14:textId="12D3ACDF" w:rsidR="00C44F92" w:rsidRPr="00C44F92" w:rsidRDefault="00C44F92" w:rsidP="00C44F92">
      <w:pPr>
        <w:tabs>
          <w:tab w:val="left" w:pos="780"/>
          <w:tab w:val="left" w:pos="1440"/>
          <w:tab w:val="left" w:pos="2160"/>
          <w:tab w:val="left" w:pos="57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7CEC4" wp14:editId="37FD2DC9">
                <wp:simplePos x="0" y="0"/>
                <wp:positionH relativeFrom="column">
                  <wp:posOffset>2680335</wp:posOffset>
                </wp:positionH>
                <wp:positionV relativeFrom="paragraph">
                  <wp:posOffset>25971</wp:posOffset>
                </wp:positionV>
                <wp:extent cx="39716" cy="3982784"/>
                <wp:effectExtent l="0" t="0" r="36830" b="304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6" cy="3982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D35AB" id="Прямая соединительная линия 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05pt,2.05pt" to="214.2pt,315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>
        <w:tab/>
        <w:t xml:space="preserve">      </w:t>
      </w:r>
      <w:r w:rsidRPr="00C44F92">
        <w:rPr>
          <w:u w:val="single"/>
        </w:rPr>
        <w:t>Keep Satisfied</w:t>
      </w:r>
      <w:r>
        <w:tab/>
      </w:r>
      <w:r w:rsidRPr="00C44F92">
        <w:rPr>
          <w:u w:val="single"/>
        </w:rPr>
        <w:t>Key Players</w:t>
      </w:r>
    </w:p>
    <w:p w14:paraId="55B6FE57" w14:textId="77777777" w:rsidR="00C44F92" w:rsidRPr="00C44F92" w:rsidRDefault="00C44F92" w:rsidP="00C44F92"/>
    <w:p w14:paraId="0B82F1E9" w14:textId="3B24C444" w:rsidR="00214BB7" w:rsidRPr="00C44F92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  <w:t>Sponsors</w:t>
      </w:r>
      <w:r>
        <w:tab/>
      </w:r>
      <w:ins w:id="70" w:author="Sergey Krasnov1" w:date="2017-11-07T15:25:00Z">
        <w:r>
          <w:t>Product Owner</w:t>
        </w:r>
      </w:ins>
      <w:bookmarkStart w:id="71" w:name="_GoBack"/>
      <w:bookmarkEnd w:id="71"/>
    </w:p>
    <w:p w14:paraId="3987377C" w14:textId="77777777" w:rsidR="00214BB7" w:rsidRPr="00C44F92" w:rsidRDefault="00214BB7" w:rsidP="00214BB7">
      <w:pPr>
        <w:jc w:val="center"/>
      </w:pPr>
      <w:r>
        <w:t xml:space="preserve">                     Architects</w:t>
      </w:r>
    </w:p>
    <w:p w14:paraId="13686099" w14:textId="77777777" w:rsidR="00214BB7" w:rsidRPr="00C44F92" w:rsidRDefault="00214BB7" w:rsidP="00214BB7">
      <w:pPr>
        <w:jc w:val="center"/>
      </w:pPr>
      <w:r>
        <w:t xml:space="preserve">                       Team Leads</w:t>
      </w:r>
    </w:p>
    <w:p w14:paraId="264E8B2D" w14:textId="77777777" w:rsidR="00214BB7" w:rsidRPr="00C44F92" w:rsidRDefault="00214BB7" w:rsidP="00214BB7">
      <w:pPr>
        <w:jc w:val="center"/>
      </w:pPr>
      <w:r>
        <w:t xml:space="preserve">                       Some SMEs</w:t>
      </w:r>
    </w:p>
    <w:p w14:paraId="37617E6F" w14:textId="3A901095" w:rsidR="00C44F92" w:rsidRDefault="00C44F92" w:rsidP="00214BB7">
      <w:pPr>
        <w:tabs>
          <w:tab w:val="left" w:pos="1035"/>
          <w:tab w:val="center" w:pos="5040"/>
        </w:tabs>
        <w:ind w:firstLine="720"/>
      </w:pPr>
    </w:p>
    <w:p w14:paraId="2843339D" w14:textId="3BE146A5" w:rsidR="00C44F92" w:rsidRPr="00C44F92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</w:r>
      <w:r>
        <w:tab/>
      </w:r>
    </w:p>
    <w:p w14:paraId="23713529" w14:textId="77777777" w:rsidR="00C44F92" w:rsidRPr="00C44F92" w:rsidRDefault="00C44F92" w:rsidP="00C44F92"/>
    <w:p w14:paraId="352E87D3" w14:textId="77777777" w:rsidR="00C44F92" w:rsidRPr="00C44F92" w:rsidRDefault="00C44F92" w:rsidP="00C44F92"/>
    <w:p w14:paraId="6675BF86" w14:textId="77777777" w:rsidR="00C44F92" w:rsidRPr="00C44F92" w:rsidRDefault="00C44F92" w:rsidP="00C44F92"/>
    <w:p w14:paraId="3DBE2C03" w14:textId="3E6935E6" w:rsidR="00C44F92" w:rsidRPr="00C44F92" w:rsidRDefault="00C44F92" w:rsidP="00214BB7">
      <w:pPr>
        <w:ind w:left="-993"/>
        <w:outlineLvl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A754" wp14:editId="0AC89378">
                <wp:simplePos x="0" y="0"/>
                <wp:positionH relativeFrom="column">
                  <wp:posOffset>-9524</wp:posOffset>
                </wp:positionH>
                <wp:positionV relativeFrom="paragraph">
                  <wp:posOffset>26670</wp:posOffset>
                </wp:positionV>
                <wp:extent cx="5267324" cy="1"/>
                <wp:effectExtent l="0" t="0" r="101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4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A1A280D" id="Прямая соединительная линия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.1pt" to="4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 w:rsidRPr="00C44F92">
        <w:rPr>
          <w:b/>
        </w:rPr>
        <w:t>Power</w:t>
      </w:r>
    </w:p>
    <w:p w14:paraId="1AC69EE8" w14:textId="77777777" w:rsidR="00C44F92" w:rsidRPr="00C44F92" w:rsidRDefault="00C44F92" w:rsidP="00C44F92"/>
    <w:p w14:paraId="12F4BE47" w14:textId="51EDDF81" w:rsidR="00C44F92" w:rsidRPr="00C44F92" w:rsidRDefault="00C44F92" w:rsidP="00C44F92">
      <w:pPr>
        <w:tabs>
          <w:tab w:val="left" w:pos="1185"/>
          <w:tab w:val="left" w:pos="1440"/>
          <w:tab w:val="left" w:pos="2160"/>
          <w:tab w:val="left" w:pos="2880"/>
          <w:tab w:val="left" w:pos="6030"/>
        </w:tabs>
      </w:pPr>
      <w:r>
        <w:tab/>
      </w:r>
      <w:r w:rsidRPr="00C44F92">
        <w:rPr>
          <w:u w:val="single"/>
        </w:rPr>
        <w:t>Minimal Effort</w:t>
      </w:r>
      <w:r>
        <w:tab/>
      </w:r>
      <w:r>
        <w:tab/>
      </w:r>
      <w:r w:rsidRPr="00C44F92">
        <w:rPr>
          <w:u w:val="single"/>
        </w:rPr>
        <w:t>Keep Informed</w:t>
      </w:r>
    </w:p>
    <w:p w14:paraId="419127B5" w14:textId="77777777" w:rsidR="00C44F92" w:rsidRPr="00C44F92" w:rsidRDefault="00C44F92" w:rsidP="00C44F92"/>
    <w:p w14:paraId="25D1C7D9" w14:textId="557D56BF" w:rsidR="00C44F92" w:rsidRPr="00C44F92" w:rsidRDefault="00C44F92" w:rsidP="00C44F92">
      <w:pPr>
        <w:tabs>
          <w:tab w:val="left" w:pos="690"/>
          <w:tab w:val="left" w:pos="5340"/>
        </w:tabs>
      </w:pPr>
      <w:r>
        <w:tab/>
        <w:t>Customers</w:t>
      </w:r>
      <w:r>
        <w:tab/>
        <w:t>Project Team</w:t>
      </w:r>
    </w:p>
    <w:p w14:paraId="4010CA59" w14:textId="7E98DF00" w:rsidR="00C44F92" w:rsidRPr="00C44F92" w:rsidRDefault="00C44F92" w:rsidP="00C44F92">
      <w:pPr>
        <w:tabs>
          <w:tab w:val="left" w:pos="735"/>
          <w:tab w:val="left" w:pos="885"/>
          <w:tab w:val="left" w:pos="5340"/>
        </w:tabs>
      </w:pPr>
      <w:r>
        <w:tab/>
        <w:t>End Users</w:t>
      </w:r>
      <w:r>
        <w:tab/>
        <w:t>Some SMEs</w:t>
      </w:r>
    </w:p>
    <w:p w14:paraId="3EB6F747" w14:textId="3600A1CE" w:rsidR="00C44F92" w:rsidRPr="00C44F92" w:rsidRDefault="00C44F92" w:rsidP="00C44F92">
      <w:pPr>
        <w:tabs>
          <w:tab w:val="left" w:pos="735"/>
          <w:tab w:val="left" w:pos="5340"/>
        </w:tabs>
      </w:pPr>
      <w:r>
        <w:tab/>
        <w:t>Suppliers</w:t>
      </w:r>
      <w:r>
        <w:tab/>
        <w:t>Competitive department</w:t>
      </w:r>
    </w:p>
    <w:p w14:paraId="0A38B0C9" w14:textId="77777777" w:rsidR="00C44F92" w:rsidRPr="00C44F92" w:rsidRDefault="00C44F92" w:rsidP="00C44F92"/>
    <w:p w14:paraId="0677465D" w14:textId="77777777" w:rsidR="00C44F92" w:rsidRPr="00C44F92" w:rsidRDefault="00C44F92" w:rsidP="00C44F92"/>
    <w:p w14:paraId="433BD52B" w14:textId="7C2AB819" w:rsidR="00C44F92" w:rsidRPr="00C44F92" w:rsidRDefault="00C44F92" w:rsidP="00C44F92"/>
    <w:p w14:paraId="2FFC76DA" w14:textId="77777777" w:rsidR="00C44F92" w:rsidRPr="00C44F92" w:rsidRDefault="00C44F92" w:rsidP="00C44F92"/>
    <w:p w14:paraId="526D92D3" w14:textId="77777777" w:rsidR="00C44F92" w:rsidRPr="00C44F92" w:rsidRDefault="00C44F92" w:rsidP="00C44F92"/>
    <w:p w14:paraId="2252C622" w14:textId="70CE8C77" w:rsidR="00C44F92" w:rsidRPr="00C44F92" w:rsidRDefault="00C44F92" w:rsidP="00214BB7">
      <w:pPr>
        <w:ind w:left="-709"/>
        <w:outlineLvl w:val="0"/>
      </w:pPr>
      <w:r>
        <w:t>Low</w:t>
      </w:r>
    </w:p>
    <w:p w14:paraId="350FEC46" w14:textId="41702D94" w:rsidR="00BC54B0" w:rsidRDefault="00C44F92" w:rsidP="00C44F92">
      <w:pPr>
        <w:tabs>
          <w:tab w:val="left" w:pos="3270"/>
          <w:tab w:val="left" w:pos="8355"/>
        </w:tabs>
      </w:pPr>
      <w:r>
        <w:t>Low</w:t>
      </w:r>
      <w:r>
        <w:tab/>
      </w:r>
      <w:r w:rsidRPr="00C44F92">
        <w:rPr>
          <w:b/>
        </w:rPr>
        <w:t>Interest</w:t>
      </w:r>
      <w:r>
        <w:tab/>
        <w:t>High</w:t>
      </w:r>
    </w:p>
    <w:p w14:paraId="43602F21" w14:textId="77777777" w:rsidR="00BC54B0" w:rsidRPr="00BC54B0" w:rsidRDefault="00BC54B0" w:rsidP="00BC54B0"/>
    <w:p w14:paraId="0C3FDC3F" w14:textId="77777777" w:rsidR="00BC54B0" w:rsidRPr="00BC54B0" w:rsidRDefault="00BC54B0" w:rsidP="00BC54B0"/>
    <w:p w14:paraId="2432C445" w14:textId="77777777" w:rsidR="00BC54B0" w:rsidRPr="00BC54B0" w:rsidRDefault="00BC54B0" w:rsidP="00BC54B0"/>
    <w:p w14:paraId="00BA2A1A" w14:textId="77777777" w:rsidR="00BC54B0" w:rsidRPr="00BC54B0" w:rsidRDefault="00BC54B0" w:rsidP="00BC54B0"/>
    <w:p w14:paraId="07916E9F" w14:textId="00EDE544" w:rsidR="00BC54B0" w:rsidRDefault="00BC54B0" w:rsidP="00BC54B0"/>
    <w:p w14:paraId="41810F90" w14:textId="0F3ECC96" w:rsidR="00BC54B0" w:rsidRDefault="00BC54B0">
      <w:r>
        <w:br w:type="page"/>
      </w:r>
    </w:p>
    <w:p w14:paraId="773B435F" w14:textId="71CA0884" w:rsidR="00BC54B0" w:rsidRDefault="00BC54B0" w:rsidP="00214BB7">
      <w:pPr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lastRenderedPageBreak/>
        <w:t>Stakeholders</w:t>
      </w:r>
      <w:r>
        <w:rPr>
          <w:sz w:val="32"/>
          <w:u w:val="single"/>
        </w:rPr>
        <w:t xml:space="preserve"> Responsibilities</w:t>
      </w:r>
      <w:r w:rsidR="00740ECE">
        <w:rPr>
          <w:sz w:val="32"/>
          <w:u w:val="single"/>
        </w:rPr>
        <w:t xml:space="preserve"> (RACI matrix)</w:t>
      </w:r>
    </w:p>
    <w:p w14:paraId="3360D733" w14:textId="77777777" w:rsidR="00740ECE" w:rsidRDefault="00740ECE" w:rsidP="00BC54B0">
      <w:pPr>
        <w:rPr>
          <w:sz w:val="32"/>
          <w:u w:val="single"/>
        </w:rPr>
      </w:pPr>
    </w:p>
    <w:p w14:paraId="252C7BB2" w14:textId="54A51F8D" w:rsidR="00740ECE" w:rsidRDefault="007F3D5F" w:rsidP="00214BB7">
      <w:pPr>
        <w:outlineLvl w:val="0"/>
        <w:rPr>
          <w:b/>
          <w:sz w:val="28"/>
          <w:szCs w:val="28"/>
        </w:rPr>
      </w:pPr>
      <w:r w:rsidRPr="007F3D5F">
        <w:rPr>
          <w:b/>
          <w:sz w:val="28"/>
          <w:szCs w:val="28"/>
        </w:rPr>
        <w:t>Le</w:t>
      </w:r>
      <w:r w:rsidR="00740ECE" w:rsidRPr="007F3D5F">
        <w:rPr>
          <w:b/>
          <w:sz w:val="28"/>
          <w:szCs w:val="28"/>
        </w:rPr>
        <w:t>gend</w:t>
      </w:r>
    </w:p>
    <w:p w14:paraId="12B6481C" w14:textId="77777777" w:rsidR="007F3D5F" w:rsidRPr="007F3D5F" w:rsidRDefault="007F3D5F" w:rsidP="00740ECE">
      <w:pPr>
        <w:rPr>
          <w:sz w:val="28"/>
          <w:szCs w:val="28"/>
          <w:u w:val="single"/>
        </w:rPr>
      </w:pPr>
    </w:p>
    <w:p w14:paraId="6DD10395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Responsible</w:t>
      </w:r>
      <w:r w:rsidRPr="007F3D5F">
        <w:rPr>
          <w:rFonts w:ascii="inherit" w:eastAsia="Times New Roman" w:hAnsi="inherit" w:cs="Arial"/>
          <w:color w:val="404040"/>
          <w:lang w:eastAsia="ru-RU"/>
        </w:rPr>
        <w:t>:  The stakeholder performs the project work activities.</w:t>
      </w:r>
    </w:p>
    <w:p w14:paraId="06835468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Accountable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accountable to the sponsor or to the customer for the result of the work activities.</w:t>
      </w:r>
    </w:p>
    <w:p w14:paraId="7749D532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Consulted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asked for opinions on objectives, assumptions, constraints, or methods of planning and developing products or process due to expertise or position in the organization.</w:t>
      </w:r>
    </w:p>
    <w:p w14:paraId="6684E0F0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Informed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notified of the outcome of project decisions.</w:t>
      </w:r>
    </w:p>
    <w:p w14:paraId="75F90361" w14:textId="77777777" w:rsidR="007F3D5F" w:rsidRDefault="007F3D5F" w:rsidP="007F3D5F">
      <w:pPr>
        <w:rPr>
          <w:sz w:val="32"/>
          <w:u w:val="single"/>
        </w:rPr>
      </w:pPr>
    </w:p>
    <w:p w14:paraId="6D039CB1" w14:textId="77777777" w:rsidR="007F3D5F" w:rsidRDefault="007F3D5F" w:rsidP="007F3D5F">
      <w:pPr>
        <w:rPr>
          <w:sz w:val="32"/>
          <w:u w:val="single"/>
        </w:rPr>
      </w:pPr>
    </w:p>
    <w:p w14:paraId="214990FA" w14:textId="77777777" w:rsidR="00740ECE" w:rsidRDefault="00740ECE" w:rsidP="00BC54B0">
      <w:pPr>
        <w:rPr>
          <w:sz w:val="32"/>
          <w:u w:val="single"/>
        </w:rPr>
      </w:pPr>
    </w:p>
    <w:p w14:paraId="1E4B9A25" w14:textId="77777777" w:rsidR="00740ECE" w:rsidRDefault="00740ECE" w:rsidP="00BC54B0">
      <w:pPr>
        <w:rPr>
          <w:sz w:val="32"/>
          <w:u w:val="single"/>
        </w:rPr>
      </w:pPr>
    </w:p>
    <w:p w14:paraId="55653051" w14:textId="725FAF10" w:rsidR="00740ECE" w:rsidRDefault="00C733F8" w:rsidP="00C733F8">
      <w:pPr>
        <w:ind w:left="-720"/>
        <w:rPr>
          <w:sz w:val="32"/>
          <w:u w:val="single"/>
        </w:rPr>
      </w:pPr>
      <w:commentRangeStart w:id="72"/>
      <w:commentRangeStart w:id="73"/>
      <w:r>
        <w:rPr>
          <w:noProof/>
          <w:sz w:val="32"/>
          <w:u w:val="single"/>
        </w:rPr>
        <w:drawing>
          <wp:inline distT="0" distB="0" distL="0" distR="0" wp14:anchorId="5A1FE1B2" wp14:editId="2958B660">
            <wp:extent cx="7033952" cy="3390045"/>
            <wp:effectExtent l="0" t="0" r="1905" b="0"/>
            <wp:docPr id="11" name="Picture 11" descr="../../Desktop/Screen%20Shot%202017-10-12%20at%202.42.2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10-12%20at%202.42.27%20P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952" cy="33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2"/>
      <w:commentRangeEnd w:id="73"/>
      <w:r w:rsidR="00967479">
        <w:rPr>
          <w:rStyle w:val="CommentReference"/>
        </w:rPr>
        <w:commentReference w:id="72"/>
      </w:r>
      <w:r w:rsidR="00B568E2">
        <w:rPr>
          <w:rStyle w:val="CommentReference"/>
        </w:rPr>
        <w:commentReference w:id="73"/>
      </w:r>
    </w:p>
    <w:p w14:paraId="25FB7A14" w14:textId="77777777" w:rsidR="00740ECE" w:rsidRDefault="00740ECE" w:rsidP="00BC54B0">
      <w:pPr>
        <w:rPr>
          <w:sz w:val="32"/>
          <w:u w:val="single"/>
        </w:rPr>
      </w:pPr>
    </w:p>
    <w:p w14:paraId="3B872543" w14:textId="77777777" w:rsidR="00740ECE" w:rsidRDefault="00740ECE" w:rsidP="00BC54B0">
      <w:pPr>
        <w:rPr>
          <w:sz w:val="32"/>
          <w:u w:val="single"/>
        </w:rPr>
      </w:pPr>
    </w:p>
    <w:p w14:paraId="4AAD4691" w14:textId="77777777" w:rsidR="00740ECE" w:rsidRDefault="00740ECE" w:rsidP="00BC54B0">
      <w:pPr>
        <w:rPr>
          <w:sz w:val="32"/>
          <w:u w:val="single"/>
        </w:rPr>
      </w:pPr>
    </w:p>
    <w:p w14:paraId="74791099" w14:textId="77777777" w:rsidR="00740ECE" w:rsidRDefault="00740ECE" w:rsidP="00BC54B0">
      <w:pPr>
        <w:rPr>
          <w:sz w:val="32"/>
          <w:u w:val="single"/>
        </w:rPr>
      </w:pPr>
    </w:p>
    <w:p w14:paraId="637EBB4F" w14:textId="77777777" w:rsidR="00740ECE" w:rsidRDefault="00740ECE" w:rsidP="00BC54B0">
      <w:pPr>
        <w:rPr>
          <w:sz w:val="32"/>
          <w:u w:val="single"/>
        </w:rPr>
      </w:pPr>
    </w:p>
    <w:p w14:paraId="0FE4BE1D" w14:textId="77777777" w:rsidR="00740ECE" w:rsidRDefault="00740ECE" w:rsidP="00BC54B0">
      <w:pPr>
        <w:rPr>
          <w:sz w:val="32"/>
          <w:u w:val="single"/>
        </w:rPr>
      </w:pPr>
    </w:p>
    <w:p w14:paraId="7E8DDB9C" w14:textId="77777777" w:rsidR="00740ECE" w:rsidRDefault="00740ECE" w:rsidP="00BC54B0">
      <w:pPr>
        <w:rPr>
          <w:sz w:val="32"/>
          <w:u w:val="single"/>
        </w:rPr>
      </w:pPr>
    </w:p>
    <w:p w14:paraId="48B1427B" w14:textId="59A90A4B" w:rsidR="00BC54B0" w:rsidRPr="007116D7" w:rsidRDefault="00BC54B0">
      <w:pPr>
        <w:rPr>
          <w:sz w:val="32"/>
          <w:u w:val="single"/>
        </w:rPr>
      </w:pPr>
    </w:p>
    <w:p w14:paraId="62C14579" w14:textId="01FCD162" w:rsidR="00B16E6A" w:rsidRDefault="00BC54B0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Requirements Management</w:t>
      </w:r>
    </w:p>
    <w:p w14:paraId="3DE47F84" w14:textId="77777777" w:rsidR="00BC54B0" w:rsidRDefault="00BC54B0" w:rsidP="00BC54B0">
      <w:pPr>
        <w:rPr>
          <w:sz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3122"/>
        <w:gridCol w:w="3115"/>
      </w:tblGrid>
      <w:tr w:rsidR="00BC54B0" w14:paraId="1FC9A3B0" w14:textId="77777777" w:rsidTr="00BC54B0">
        <w:tc>
          <w:tcPr>
            <w:tcW w:w="3192" w:type="dxa"/>
          </w:tcPr>
          <w:p w14:paraId="351494D0" w14:textId="22717C31" w:rsidR="00BC54B0" w:rsidRPr="00BC54B0" w:rsidRDefault="00BC54B0" w:rsidP="00BC54B0">
            <w:pPr>
              <w:rPr>
                <w:b/>
              </w:rPr>
            </w:pPr>
            <w:commentRangeStart w:id="74"/>
            <w:r w:rsidRPr="00BC54B0">
              <w:rPr>
                <w:b/>
              </w:rPr>
              <w:t>Business Drivers</w:t>
            </w:r>
          </w:p>
        </w:tc>
        <w:tc>
          <w:tcPr>
            <w:tcW w:w="3192" w:type="dxa"/>
          </w:tcPr>
          <w:p w14:paraId="719DD1B7" w14:textId="76B62DAD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Goals</w:t>
            </w:r>
          </w:p>
        </w:tc>
        <w:tc>
          <w:tcPr>
            <w:tcW w:w="3192" w:type="dxa"/>
          </w:tcPr>
          <w:p w14:paraId="4E8357BC" w14:textId="460349CC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Objectives</w:t>
            </w:r>
          </w:p>
        </w:tc>
      </w:tr>
      <w:tr w:rsidR="00BC54B0" w14:paraId="13028BD2" w14:textId="77777777" w:rsidTr="00BC54B0">
        <w:tc>
          <w:tcPr>
            <w:tcW w:w="3192" w:type="dxa"/>
          </w:tcPr>
          <w:p w14:paraId="159948FE" w14:textId="1470018B" w:rsidR="00BC54B0" w:rsidRDefault="00057CDF" w:rsidP="00BC54B0">
            <w:r>
              <w:t>B</w:t>
            </w:r>
            <w:r w:rsidR="00BC54B0">
              <w:t>ooking management process</w:t>
            </w:r>
            <w:r>
              <w:t xml:space="preserve"> is too expensive</w:t>
            </w:r>
            <w:r w:rsidR="00740ECE">
              <w:t>.</w:t>
            </w:r>
          </w:p>
        </w:tc>
        <w:tc>
          <w:tcPr>
            <w:tcW w:w="3192" w:type="dxa"/>
          </w:tcPr>
          <w:p w14:paraId="3491F8A3" w14:textId="3F39340C" w:rsidR="00BC54B0" w:rsidRDefault="00BC54B0" w:rsidP="00057CDF">
            <w:r>
              <w:t>Cost reduction</w:t>
            </w:r>
            <w:r w:rsidR="00057CDF">
              <w:t xml:space="preserve"> via centralized reporting and hotel management;</w:t>
            </w:r>
          </w:p>
        </w:tc>
        <w:tc>
          <w:tcPr>
            <w:tcW w:w="3192" w:type="dxa"/>
          </w:tcPr>
          <w:p w14:paraId="5EFC602D" w14:textId="3D9B8EA2" w:rsidR="00BC54B0" w:rsidRDefault="007116D7" w:rsidP="00057CDF">
            <w:r>
              <w:t>Provide</w:t>
            </w:r>
            <w:r w:rsidR="00057CDF">
              <w:t xml:space="preserve"> centralized syste</w:t>
            </w:r>
            <w:r w:rsidR="00740ECE">
              <w:t>m with ability to choose the best option from the several.</w:t>
            </w:r>
          </w:p>
        </w:tc>
      </w:tr>
      <w:tr w:rsidR="00BC54B0" w14:paraId="0A502891" w14:textId="77777777" w:rsidTr="00BC54B0">
        <w:tc>
          <w:tcPr>
            <w:tcW w:w="3192" w:type="dxa"/>
          </w:tcPr>
          <w:p w14:paraId="63BAB939" w14:textId="61DA72B9" w:rsidR="00BC54B0" w:rsidRDefault="00057CDF" w:rsidP="00BC54B0">
            <w:r>
              <w:t>Booking management process is completely manual now and takes too much time</w:t>
            </w:r>
            <w:r w:rsidR="00740ECE">
              <w:t>.</w:t>
            </w:r>
          </w:p>
        </w:tc>
        <w:tc>
          <w:tcPr>
            <w:tcW w:w="3192" w:type="dxa"/>
          </w:tcPr>
          <w:p w14:paraId="0D60B9EB" w14:textId="60E4D088" w:rsidR="00BC54B0" w:rsidRDefault="00057CDF" w:rsidP="00BC54B0">
            <w:r>
              <w:t>Automation to reduce a number of manual processes</w:t>
            </w:r>
            <w:r w:rsidR="00740ECE">
              <w:t>.</w:t>
            </w:r>
          </w:p>
        </w:tc>
        <w:tc>
          <w:tcPr>
            <w:tcW w:w="3192" w:type="dxa"/>
          </w:tcPr>
          <w:p w14:paraId="52C929A9" w14:textId="12B84A60" w:rsidR="00BC54B0" w:rsidRDefault="00740ECE" w:rsidP="00BC54B0">
            <w:r>
              <w:t>Minimize a number of manual processes leaving only critical things for manual verification. Other operations should be done automatically when possible (change statuses, sending confirmation e-mails, etc.).</w:t>
            </w:r>
          </w:p>
        </w:tc>
      </w:tr>
      <w:tr w:rsidR="00BC54B0" w14:paraId="7FC409A4" w14:textId="77777777" w:rsidTr="00BC54B0">
        <w:tc>
          <w:tcPr>
            <w:tcW w:w="3192" w:type="dxa"/>
          </w:tcPr>
          <w:p w14:paraId="4030F2EE" w14:textId="1B10780E" w:rsidR="00BC54B0" w:rsidRDefault="00057CDF" w:rsidP="00057CDF">
            <w:r>
              <w:t>Booking management process is poorly incorporated into existing EPAM systems</w:t>
            </w:r>
            <w:r w:rsidR="00740ECE">
              <w:t>.</w:t>
            </w:r>
          </w:p>
        </w:tc>
        <w:tc>
          <w:tcPr>
            <w:tcW w:w="3192" w:type="dxa"/>
          </w:tcPr>
          <w:p w14:paraId="30E46D67" w14:textId="4520E180" w:rsidR="00BC54B0" w:rsidRDefault="00057CDF" w:rsidP="00BC54B0">
            <w:r>
              <w:t>Integration with Cost Tracking Center, UPSA and SSO</w:t>
            </w:r>
            <w:r w:rsidR="00740ECE">
              <w:t>.</w:t>
            </w:r>
          </w:p>
        </w:tc>
        <w:tc>
          <w:tcPr>
            <w:tcW w:w="3192" w:type="dxa"/>
          </w:tcPr>
          <w:p w14:paraId="4645D332" w14:textId="4B5B9C87" w:rsidR="00BC54B0" w:rsidRDefault="00740ECE" w:rsidP="00BC54B0">
            <w:r>
              <w:t>Build integration channels between this system and existing systems.</w:t>
            </w:r>
          </w:p>
        </w:tc>
      </w:tr>
      <w:tr w:rsidR="00BC54B0" w14:paraId="70C85BE9" w14:textId="77777777" w:rsidTr="00BC54B0">
        <w:tc>
          <w:tcPr>
            <w:tcW w:w="3192" w:type="dxa"/>
          </w:tcPr>
          <w:p w14:paraId="1EB2C8AC" w14:textId="21537DDE" w:rsidR="00BC54B0" w:rsidRDefault="00057CDF" w:rsidP="00BC54B0">
            <w:r>
              <w:t>Booking management process is too complex</w:t>
            </w:r>
            <w:r w:rsidR="00740ECE">
              <w:t>.</w:t>
            </w:r>
          </w:p>
        </w:tc>
        <w:tc>
          <w:tcPr>
            <w:tcW w:w="3192" w:type="dxa"/>
          </w:tcPr>
          <w:p w14:paraId="4BC93E22" w14:textId="1977BB27" w:rsidR="00BC54B0" w:rsidRDefault="00057CDF" w:rsidP="00BC54B0">
            <w:r>
              <w:t>Make simplistic and intuitive common look and feel view for all system users and administrators</w:t>
            </w:r>
            <w:r w:rsidR="00740ECE">
              <w:t>.</w:t>
            </w:r>
          </w:p>
        </w:tc>
        <w:tc>
          <w:tcPr>
            <w:tcW w:w="3192" w:type="dxa"/>
          </w:tcPr>
          <w:p w14:paraId="02617B6B" w14:textId="3A4A318C" w:rsidR="00BC54B0" w:rsidRDefault="00740ECE" w:rsidP="00BC54B0">
            <w:r>
              <w:t>To reduce average time-to-book applying common EPAM’s look and feel patterns and minimizing number of clicks before booking completion for end users.</w:t>
            </w:r>
          </w:p>
        </w:tc>
      </w:tr>
      <w:tr w:rsidR="00BC54B0" w14:paraId="1E0ED9D2" w14:textId="77777777" w:rsidTr="00BC54B0">
        <w:tc>
          <w:tcPr>
            <w:tcW w:w="3192" w:type="dxa"/>
          </w:tcPr>
          <w:p w14:paraId="517AE1A6" w14:textId="77777777" w:rsidR="00BC54B0" w:rsidRDefault="00BC54B0" w:rsidP="00BC54B0"/>
        </w:tc>
        <w:tc>
          <w:tcPr>
            <w:tcW w:w="3192" w:type="dxa"/>
          </w:tcPr>
          <w:p w14:paraId="722F6C5A" w14:textId="77777777" w:rsidR="00BC54B0" w:rsidRDefault="00BC54B0" w:rsidP="00BC54B0"/>
        </w:tc>
        <w:tc>
          <w:tcPr>
            <w:tcW w:w="3192" w:type="dxa"/>
          </w:tcPr>
          <w:p w14:paraId="205CAABD" w14:textId="77777777" w:rsidR="00BC54B0" w:rsidRDefault="00BC54B0" w:rsidP="00BC54B0"/>
        </w:tc>
      </w:tr>
      <w:tr w:rsidR="00BC54B0" w14:paraId="1712535C" w14:textId="77777777" w:rsidTr="00BC54B0">
        <w:tc>
          <w:tcPr>
            <w:tcW w:w="3192" w:type="dxa"/>
          </w:tcPr>
          <w:p w14:paraId="3AC719DE" w14:textId="77777777" w:rsidR="00BC54B0" w:rsidRDefault="00BC54B0" w:rsidP="00BC54B0"/>
        </w:tc>
        <w:tc>
          <w:tcPr>
            <w:tcW w:w="3192" w:type="dxa"/>
          </w:tcPr>
          <w:p w14:paraId="0338258E" w14:textId="77777777" w:rsidR="00BC54B0" w:rsidRDefault="00BC54B0" w:rsidP="00BC54B0"/>
        </w:tc>
        <w:tc>
          <w:tcPr>
            <w:tcW w:w="3192" w:type="dxa"/>
          </w:tcPr>
          <w:p w14:paraId="1C056C24" w14:textId="77777777" w:rsidR="00BC54B0" w:rsidRDefault="00BC54B0" w:rsidP="00BC54B0"/>
        </w:tc>
      </w:tr>
      <w:tr w:rsidR="00BC54B0" w14:paraId="0987310D" w14:textId="77777777" w:rsidTr="00BC54B0">
        <w:tc>
          <w:tcPr>
            <w:tcW w:w="3192" w:type="dxa"/>
          </w:tcPr>
          <w:p w14:paraId="3514B655" w14:textId="77777777" w:rsidR="00BC54B0" w:rsidRDefault="00BC54B0" w:rsidP="00BC54B0"/>
        </w:tc>
        <w:commentRangeEnd w:id="74"/>
        <w:tc>
          <w:tcPr>
            <w:tcW w:w="3192" w:type="dxa"/>
          </w:tcPr>
          <w:p w14:paraId="76A3A069" w14:textId="77777777" w:rsidR="00BC54B0" w:rsidRDefault="00967479" w:rsidP="00BC54B0">
            <w:r>
              <w:rPr>
                <w:rStyle w:val="CommentReference"/>
              </w:rPr>
              <w:commentReference w:id="74"/>
            </w:r>
          </w:p>
        </w:tc>
        <w:tc>
          <w:tcPr>
            <w:tcW w:w="3192" w:type="dxa"/>
          </w:tcPr>
          <w:p w14:paraId="7E4DCB8F" w14:textId="77777777" w:rsidR="00BC54B0" w:rsidRDefault="00BC54B0" w:rsidP="00BC54B0"/>
        </w:tc>
      </w:tr>
    </w:tbl>
    <w:p w14:paraId="5AF95BB1" w14:textId="20D55901" w:rsidR="00740ECE" w:rsidRDefault="00740ECE" w:rsidP="00BC54B0"/>
    <w:p w14:paraId="33C433A3" w14:textId="77777777" w:rsidR="00740ECE" w:rsidRDefault="00740ECE">
      <w:r>
        <w:br w:type="page"/>
      </w:r>
    </w:p>
    <w:p w14:paraId="7008E8BC" w14:textId="0EED5521" w:rsidR="00BC54B0" w:rsidRDefault="00740ECE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Functional Decomposition</w:t>
      </w:r>
    </w:p>
    <w:p w14:paraId="21EF0D5D" w14:textId="77777777" w:rsidR="00031C0D" w:rsidRDefault="00031C0D" w:rsidP="00BC54B0">
      <w:pPr>
        <w:rPr>
          <w:sz w:val="32"/>
          <w:u w:val="single"/>
        </w:rPr>
      </w:pPr>
    </w:p>
    <w:p w14:paraId="6AE06E77" w14:textId="21454FE9" w:rsidR="000A4857" w:rsidRDefault="00315496" w:rsidP="00BC54B0">
      <w:r w:rsidRPr="00315496">
        <w:rPr>
          <w:noProof/>
        </w:rPr>
        <w:drawing>
          <wp:inline distT="0" distB="0" distL="0" distR="0" wp14:anchorId="6B9DA4BE" wp14:editId="069F1D7C">
            <wp:extent cx="5943600" cy="48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464" w14:textId="77777777" w:rsidR="000A4857" w:rsidRPr="000A4857" w:rsidRDefault="000A4857" w:rsidP="000A4857"/>
    <w:p w14:paraId="5E1C6E4F" w14:textId="77777777" w:rsidR="000A4857" w:rsidRPr="000A4857" w:rsidRDefault="000A4857" w:rsidP="000A4857"/>
    <w:p w14:paraId="11D5C164" w14:textId="77777777" w:rsidR="000A4857" w:rsidRPr="000A4857" w:rsidRDefault="000A4857" w:rsidP="000A4857"/>
    <w:p w14:paraId="63685FC2" w14:textId="77777777" w:rsidR="000A4857" w:rsidRPr="000A4857" w:rsidRDefault="000A4857" w:rsidP="000A4857"/>
    <w:p w14:paraId="332891C8" w14:textId="77777777" w:rsidR="000A4857" w:rsidRPr="000A4857" w:rsidRDefault="000A4857" w:rsidP="000A4857"/>
    <w:p w14:paraId="21034559" w14:textId="77777777" w:rsidR="000A4857" w:rsidRPr="000A4857" w:rsidRDefault="000A4857" w:rsidP="000A4857"/>
    <w:p w14:paraId="21EC43B3" w14:textId="77777777" w:rsidR="000A4857" w:rsidRPr="000A4857" w:rsidRDefault="000A4857" w:rsidP="000A4857"/>
    <w:p w14:paraId="7B175264" w14:textId="7FEDF806" w:rsidR="00031C0D" w:rsidRPr="000A4857" w:rsidRDefault="000A4857" w:rsidP="000A4857">
      <w:pPr>
        <w:tabs>
          <w:tab w:val="left" w:pos="2700"/>
        </w:tabs>
      </w:pPr>
      <w:r>
        <w:tab/>
      </w:r>
    </w:p>
    <w:sectPr w:rsidR="00031C0D" w:rsidRPr="000A4857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tanislav Zaluzhskii" w:date="2017-10-22T20:36:00Z" w:initials="SZ">
    <w:p w14:paraId="127F2A28" w14:textId="325CB9D1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Можно отнести к группе </w:t>
      </w:r>
      <w:r>
        <w:t>Project</w:t>
      </w:r>
      <w:r w:rsidRPr="00B568E2">
        <w:rPr>
          <w:lang w:val="ru-RU"/>
        </w:rPr>
        <w:t xml:space="preserve"> </w:t>
      </w:r>
      <w:r>
        <w:t>Team</w:t>
      </w:r>
    </w:p>
  </w:comment>
  <w:comment w:id="7" w:author="Stanislav Zaluzhskii" w:date="2017-10-22T20:38:00Z" w:initials="SZ">
    <w:p w14:paraId="2A515215" w14:textId="1D63DBAC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Для SA необходимо указать </w:t>
      </w:r>
      <w:r>
        <w:t>Views</w:t>
      </w:r>
    </w:p>
  </w:comment>
  <w:comment w:id="32" w:author="Stanislav Zaluzhskii" w:date="2017-10-22T20:40:00Z" w:initials="SZ">
    <w:p w14:paraId="1AEF291B" w14:textId="5356D8C2" w:rsidR="00B568E2" w:rsidRPr="00B568E2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Тоже необходимы </w:t>
      </w:r>
      <w:r>
        <w:t>views</w:t>
      </w:r>
    </w:p>
  </w:comment>
  <w:comment w:id="47" w:author="Stanislav Zaluzhskii" w:date="2017-10-22T20:43:00Z" w:initials="SZ">
    <w:p w14:paraId="1ADFB8AF" w14:textId="77777777" w:rsidR="00101DD1" w:rsidRPr="00B568E2" w:rsidRDefault="00101DD1" w:rsidP="00101DD1">
      <w:pPr>
        <w:pStyle w:val="CommentText"/>
      </w:pPr>
      <w:r>
        <w:rPr>
          <w:rStyle w:val="CommentReference"/>
        </w:rPr>
        <w:annotationRef/>
      </w:r>
      <w:r>
        <w:t>Supplier</w:t>
      </w:r>
      <w:r w:rsidRPr="00B568E2">
        <w:t xml:space="preserve"> </w:t>
      </w:r>
      <w:r>
        <w:rPr>
          <w:lang w:val="ru-RU"/>
        </w:rPr>
        <w:t>нужно</w:t>
      </w:r>
      <w:r w:rsidRPr="00B568E2">
        <w:t xml:space="preserve"> </w:t>
      </w:r>
      <w:r>
        <w:rPr>
          <w:lang w:val="ru-RU"/>
        </w:rPr>
        <w:t>поделить</w:t>
      </w:r>
      <w:r w:rsidRPr="00B568E2">
        <w:t xml:space="preserve"> </w:t>
      </w:r>
      <w:r>
        <w:rPr>
          <w:lang w:val="ru-RU"/>
        </w:rPr>
        <w:t>на</w:t>
      </w:r>
      <w:r w:rsidRPr="00B568E2">
        <w:t xml:space="preserve"> 2 </w:t>
      </w:r>
      <w:r>
        <w:rPr>
          <w:lang w:val="ru-RU"/>
        </w:rPr>
        <w:t>роли</w:t>
      </w:r>
      <w:r w:rsidRPr="00B568E2">
        <w:t xml:space="preserve"> – </w:t>
      </w:r>
      <w:r>
        <w:t>Hotel</w:t>
      </w:r>
      <w:r w:rsidRPr="00B568E2">
        <w:t xml:space="preserve"> </w:t>
      </w:r>
      <w:r>
        <w:t>Booking</w:t>
      </w:r>
      <w:r w:rsidRPr="00B568E2">
        <w:t xml:space="preserve"> </w:t>
      </w:r>
      <w:r>
        <w:rPr>
          <w:lang w:val="ru-RU"/>
        </w:rPr>
        <w:t>и</w:t>
      </w:r>
      <w:r w:rsidRPr="00B568E2">
        <w:t xml:space="preserve"> </w:t>
      </w:r>
      <w:r>
        <w:t>Transport management</w:t>
      </w:r>
    </w:p>
  </w:comment>
  <w:comment w:id="63" w:author="Stanislav Zaluzhskii" w:date="2017-10-25T13:04:00Z" w:initials="SZ">
    <w:p w14:paraId="1720B1CE" w14:textId="0B0DF1E7" w:rsidR="00967479" w:rsidRPr="00967479" w:rsidRDefault="00967479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Пустых строк не должно быть</w:t>
      </w:r>
    </w:p>
  </w:comment>
  <w:comment w:id="69" w:author="Stanislav Zaluzhskii" w:date="2017-10-22T21:19:00Z" w:initials="SZ">
    <w:p w14:paraId="202C5A8D" w14:textId="082940B5" w:rsidR="00910FD5" w:rsidRPr="002A1FE3" w:rsidRDefault="00910FD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Необходимо распределить в матрице </w:t>
      </w:r>
      <w:r w:rsidR="002A1FE3">
        <w:rPr>
          <w:lang w:val="ru-RU"/>
        </w:rPr>
        <w:t xml:space="preserve">всех </w:t>
      </w:r>
      <w:r w:rsidR="002A1FE3">
        <w:t>stakeholders</w:t>
      </w:r>
    </w:p>
  </w:comment>
  <w:comment w:id="72" w:author="Stanislav Zaluzhskii" w:date="2017-10-25T13:05:00Z" w:initials="SZ">
    <w:p w14:paraId="3105D88D" w14:textId="0DE557AB" w:rsid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Активностей явно мало</w:t>
      </w:r>
    </w:p>
    <w:p w14:paraId="3260F9C3" w14:textId="1F2A474E" w:rsidR="00967479" w:rsidRPr="00967479" w:rsidRDefault="00967479" w:rsidP="00967479">
      <w:pPr>
        <w:pStyle w:val="CommentText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Сочетания АС и </w:t>
      </w:r>
      <w:r>
        <w:t>RC</w:t>
      </w:r>
      <w:r w:rsidRPr="00967479">
        <w:rPr>
          <w:lang w:val="ru-RU"/>
        </w:rPr>
        <w:t>, такого не может быть</w:t>
      </w:r>
    </w:p>
  </w:comment>
  <w:comment w:id="73" w:author="Stanislav Zaluzhskii" w:date="2017-10-22T20:46:00Z" w:initials="SZ">
    <w:p w14:paraId="6725AA8C" w14:textId="7F2F428B" w:rsidR="00B568E2" w:rsidRPr="00DF1E39" w:rsidRDefault="00B568E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На фазе </w:t>
      </w:r>
      <w:r>
        <w:t>rollout</w:t>
      </w:r>
      <w:r w:rsidRPr="00DF1E39">
        <w:rPr>
          <w:lang w:val="ru-RU"/>
        </w:rPr>
        <w:t xml:space="preserve"> </w:t>
      </w:r>
      <w:r w:rsidR="00DF1E39">
        <w:t>Developer</w:t>
      </w:r>
      <w:r w:rsidR="00DF1E39" w:rsidRPr="00DF1E39">
        <w:rPr>
          <w:lang w:val="ru-RU"/>
        </w:rPr>
        <w:t xml:space="preserve"> </w:t>
      </w:r>
      <w:r w:rsidR="00DF1E39">
        <w:rPr>
          <w:lang w:val="ru-RU"/>
        </w:rPr>
        <w:t xml:space="preserve">обычно не </w:t>
      </w:r>
      <w:proofErr w:type="spellStart"/>
      <w:r w:rsidR="00DF1E39">
        <w:rPr>
          <w:lang w:val="ru-RU"/>
        </w:rPr>
        <w:t>отвественны</w:t>
      </w:r>
      <w:proofErr w:type="spellEnd"/>
      <w:r w:rsidR="00DF1E39">
        <w:rPr>
          <w:lang w:val="ru-RU"/>
        </w:rPr>
        <w:t xml:space="preserve"> на конечный результат, хотя их обычно активно привлекают к процессу.</w:t>
      </w:r>
    </w:p>
  </w:comment>
  <w:comment w:id="74" w:author="Stanislav Zaluzhskii" w:date="2017-10-25T13:06:00Z" w:initials="SZ">
    <w:p w14:paraId="53BB6D3A" w14:textId="77777777" w:rsid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Пустые строки</w:t>
      </w:r>
    </w:p>
    <w:p w14:paraId="33FE400C" w14:textId="3CC3C6F4" w:rsidR="00967479" w:rsidRPr="00967479" w:rsidRDefault="00967479" w:rsidP="00967479">
      <w:pPr>
        <w:pStyle w:val="CommentText"/>
        <w:numPr>
          <w:ilvl w:val="0"/>
          <w:numId w:val="3"/>
        </w:numPr>
        <w:rPr>
          <w:lang w:val="ru-RU"/>
        </w:rPr>
      </w:pPr>
      <w:r>
        <w:t>Objectives</w:t>
      </w:r>
      <w:r w:rsidRPr="00967479">
        <w:rPr>
          <w:lang w:val="ru-RU"/>
        </w:rPr>
        <w:t xml:space="preserve"> должны быть более строгими и под одной </w:t>
      </w:r>
      <w:r>
        <w:t>Goals</w:t>
      </w:r>
      <w:r w:rsidRPr="00967479">
        <w:rPr>
          <w:lang w:val="ru-RU"/>
        </w:rPr>
        <w:t xml:space="preserve"> </w:t>
      </w:r>
      <w:r>
        <w:rPr>
          <w:lang w:val="ru-RU"/>
        </w:rPr>
        <w:t xml:space="preserve">всегда бывает несколько </w:t>
      </w:r>
      <w:r>
        <w:t>objectives</w:t>
      </w:r>
      <w:r>
        <w:rPr>
          <w:lang w:val="ru-RU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27F2A28" w15:done="0"/>
  <w15:commentEx w15:paraId="2A515215" w15:done="0"/>
  <w15:commentEx w15:paraId="1AEF291B" w15:done="0"/>
  <w15:commentEx w15:paraId="1ADFB8AF" w15:done="0"/>
  <w15:commentEx w15:paraId="1720B1CE" w15:done="0"/>
  <w15:commentEx w15:paraId="202C5A8D" w15:done="0"/>
  <w15:commentEx w15:paraId="3260F9C3" w15:done="0"/>
  <w15:commentEx w15:paraId="6725AA8C" w15:done="0"/>
  <w15:commentEx w15:paraId="33FE400C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8A69B" w14:textId="77777777" w:rsidR="008215E1" w:rsidRDefault="008215E1" w:rsidP="00BC54B0">
      <w:r>
        <w:separator/>
      </w:r>
    </w:p>
  </w:endnote>
  <w:endnote w:type="continuationSeparator" w:id="0">
    <w:p w14:paraId="69B7BBFF" w14:textId="77777777" w:rsidR="008215E1" w:rsidRDefault="008215E1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5366D2" w14:textId="77777777" w:rsidR="008215E1" w:rsidRDefault="008215E1" w:rsidP="00BC54B0">
      <w:r>
        <w:separator/>
      </w:r>
    </w:p>
  </w:footnote>
  <w:footnote w:type="continuationSeparator" w:id="0">
    <w:p w14:paraId="3DB6CAFA" w14:textId="77777777" w:rsidR="008215E1" w:rsidRDefault="008215E1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CA3663"/>
    <w:multiLevelType w:val="hybridMultilevel"/>
    <w:tmpl w:val="B5C4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C623651"/>
    <w:multiLevelType w:val="hybridMultilevel"/>
    <w:tmpl w:val="0D04C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Krasnov1">
    <w15:presenceInfo w15:providerId="None" w15:userId="Sergey Krasnov1"/>
  </w15:person>
  <w15:person w15:author="Stanislav Zaluzhskii">
    <w15:presenceInfo w15:providerId="AD" w15:userId="S-1-5-21-2772791249-4056421456-3424103388-411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trackRevisio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B78"/>
    <w:rsid w:val="00031C0D"/>
    <w:rsid w:val="00057CDF"/>
    <w:rsid w:val="000A4857"/>
    <w:rsid w:val="000B6B4A"/>
    <w:rsid w:val="00101DD1"/>
    <w:rsid w:val="001027B7"/>
    <w:rsid w:val="00103145"/>
    <w:rsid w:val="0014522C"/>
    <w:rsid w:val="00214BB7"/>
    <w:rsid w:val="0029601A"/>
    <w:rsid w:val="002A1FE3"/>
    <w:rsid w:val="00315496"/>
    <w:rsid w:val="0038548E"/>
    <w:rsid w:val="00421C02"/>
    <w:rsid w:val="00621B3D"/>
    <w:rsid w:val="006F2A3F"/>
    <w:rsid w:val="007116D7"/>
    <w:rsid w:val="00711B78"/>
    <w:rsid w:val="00740ECE"/>
    <w:rsid w:val="007C0B6C"/>
    <w:rsid w:val="007F1E62"/>
    <w:rsid w:val="007F3D5F"/>
    <w:rsid w:val="008215E1"/>
    <w:rsid w:val="008A5984"/>
    <w:rsid w:val="008A7092"/>
    <w:rsid w:val="008C0C3F"/>
    <w:rsid w:val="00910FD5"/>
    <w:rsid w:val="00967479"/>
    <w:rsid w:val="009726AE"/>
    <w:rsid w:val="009F2BEC"/>
    <w:rsid w:val="00A62896"/>
    <w:rsid w:val="00A650F7"/>
    <w:rsid w:val="00B16E6A"/>
    <w:rsid w:val="00B568E2"/>
    <w:rsid w:val="00BA60F0"/>
    <w:rsid w:val="00BC54B0"/>
    <w:rsid w:val="00BD20F5"/>
    <w:rsid w:val="00BF2DB8"/>
    <w:rsid w:val="00C44F92"/>
    <w:rsid w:val="00C733F8"/>
    <w:rsid w:val="00C97529"/>
    <w:rsid w:val="00DD459B"/>
    <w:rsid w:val="00DF1E39"/>
    <w:rsid w:val="00E1441E"/>
    <w:rsid w:val="00F301C8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7B59"/>
  <w14:defaultImageDpi w14:val="32767"/>
  <w15:docId w15:val="{82FC06C1-28EB-46E1-9F44-FB4CF91D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5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4B0"/>
  </w:style>
  <w:style w:type="paragraph" w:styleId="Footer">
    <w:name w:val="footer"/>
    <w:basedOn w:val="Normal"/>
    <w:link w:val="Foot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4B0"/>
  </w:style>
  <w:style w:type="character" w:styleId="Strong">
    <w:name w:val="Strong"/>
    <w:basedOn w:val="DefaultParagraphFont"/>
    <w:uiPriority w:val="22"/>
    <w:qFormat/>
    <w:rsid w:val="007F3D5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6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68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68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6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68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fontTable" Target="fontTable.xml"/><Relationship Id="rId13" Type="http://schemas.microsoft.com/office/2011/relationships/people" Target="peop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9" Type="http://schemas.microsoft.com/office/2011/relationships/commentsExtended" Target="commentsExtended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6442E-CAAA-644E-8DD4-ACFD6CFA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638</Words>
  <Characters>3643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Sergey Krasnov1</cp:lastModifiedBy>
  <cp:revision>5</cp:revision>
  <dcterms:created xsi:type="dcterms:W3CDTF">2017-10-11T17:49:00Z</dcterms:created>
  <dcterms:modified xsi:type="dcterms:W3CDTF">2017-11-07T12:26:00Z</dcterms:modified>
</cp:coreProperties>
</file>